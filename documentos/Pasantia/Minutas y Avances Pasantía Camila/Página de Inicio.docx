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C2C3" w14:textId="77777777" w:rsidR="00F52492" w:rsidRDefault="0038181E" w:rsidP="00161EE1">
      <w:pPr>
        <w:jc w:val="both"/>
        <w:rPr>
          <w:ins w:id="0" w:author="Camila Utreras" w:date="2026-03-02T15:01:00Z" w16du:dateUtc="2026-03-02T14:01:00Z"/>
        </w:rPr>
      </w:pPr>
      <w:r w:rsidRPr="0038181E">
        <w:t xml:space="preserve">Bienvenida/o y gracias por </w:t>
      </w:r>
      <w:r w:rsidR="00FF7AF3">
        <w:t>s</w:t>
      </w:r>
      <w:r>
        <w:t>u participación</w:t>
      </w:r>
      <w:r w:rsidRPr="0038181E">
        <w:t xml:space="preserve">. Este estudio tiene una duración aproximada de </w:t>
      </w:r>
      <w:r w:rsidRPr="00022B65">
        <w:rPr>
          <w:highlight w:val="yellow"/>
        </w:rPr>
        <w:t>[XX] minutos</w:t>
      </w:r>
      <w:r w:rsidRPr="0038181E">
        <w:t xml:space="preserve"> y consiste en revisar contenidos breves en una plataforma web relacionados con el proceso de jubilación en Chile</w:t>
      </w:r>
      <w:r w:rsidR="00F5630F">
        <w:t xml:space="preserve">. </w:t>
      </w:r>
    </w:p>
    <w:p w14:paraId="68B224F9" w14:textId="48DA8C99" w:rsidR="00F52492" w:rsidRDefault="00CC7D28" w:rsidP="00161EE1">
      <w:pPr>
        <w:jc w:val="both"/>
        <w:rPr>
          <w:ins w:id="1" w:author="Camila Utreras" w:date="2026-03-02T15:12:00Z" w16du:dateUtc="2026-03-02T14:12:00Z"/>
        </w:rPr>
      </w:pPr>
      <w:ins w:id="2" w:author="Camila Utreras" w:date="2026-03-02T15:01:00Z" w16du:dateUtc="2026-03-02T14:01:00Z">
        <w:r>
          <w:t xml:space="preserve">Este estudio incluye una actividad principal </w:t>
        </w:r>
      </w:ins>
      <w:ins w:id="3" w:author="Camila Utreras" w:date="2026-03-02T15:08:00Z" w16du:dateUtc="2026-03-02T14:08:00Z">
        <w:r w:rsidR="000C5DE5">
          <w:t>de 10 preguntas</w:t>
        </w:r>
        <w:r w:rsidR="00A628EC">
          <w:t xml:space="preserve">. Las respuestas a estas preguntas </w:t>
        </w:r>
      </w:ins>
      <w:ins w:id="4" w:author="Camila Utreras" w:date="2026-03-02T15:09:00Z" w16du:dateUtc="2026-03-02T14:09:00Z">
        <w:r w:rsidR="00A628EC">
          <w:t xml:space="preserve">están asociadas al pago de un </w:t>
        </w:r>
        <w:r w:rsidR="00A628EC" w:rsidRPr="00A628EC">
          <w:rPr>
            <w:highlight w:val="yellow"/>
            <w:rPrChange w:id="5" w:author="Camila Utreras" w:date="2026-03-02T15:09:00Z" w16du:dateUtc="2026-03-02T14:09:00Z">
              <w:rPr/>
            </w:rPrChange>
          </w:rPr>
          <w:t>[bono]</w:t>
        </w:r>
        <w:r w:rsidR="00A628EC">
          <w:t xml:space="preserve"> adicional</w:t>
        </w:r>
      </w:ins>
      <w:ins w:id="6" w:author="Camila Utreras" w:date="2026-03-02T15:10:00Z" w16du:dateUtc="2026-03-02T14:10:00Z">
        <w:r w:rsidR="00FB4F5E">
          <w:t>. Al final el computador va a sortear una de las 10 preguntas, si tu respuesta es correcta recibirás [XX]</w:t>
        </w:r>
        <w:r w:rsidR="005D29FD">
          <w:t xml:space="preserve">, de lo contrario recibirás solo 1 punto. </w:t>
        </w:r>
      </w:ins>
      <w:ins w:id="7" w:author="Camila Utreras" w:date="2026-03-02T15:11:00Z" w16du:dateUtc="2026-03-02T14:11:00Z">
        <w:r w:rsidR="005713F7">
          <w:t xml:space="preserve">Como nadie sabe cuál será la pregunta sorteada para el pago responde a todas las preguntas como si fueran a determinar tu bono adicional. </w:t>
        </w:r>
      </w:ins>
      <w:ins w:id="8" w:author="Camila Utreras" w:date="2026-03-02T15:13:00Z" w16du:dateUtc="2026-03-02T14:13:00Z">
        <w:r w:rsidR="00C772E0">
          <w:t>Además</w:t>
        </w:r>
        <w:r w:rsidR="00BE690A">
          <w:t xml:space="preserve"> de esto,</w:t>
        </w:r>
        <w:r w:rsidR="00C772E0" w:rsidRPr="007A3F6C">
          <w:t xml:space="preserve"> recibirá adicionalmente </w:t>
        </w:r>
        <w:r w:rsidR="00C772E0" w:rsidRPr="00022B65">
          <w:rPr>
            <w:highlight w:val="yellow"/>
          </w:rPr>
          <w:t>[X] tokens</w:t>
        </w:r>
      </w:ins>
      <w:ins w:id="9" w:author="Camila Utreras" w:date="2026-03-02T15:26:00Z" w16du:dateUtc="2026-03-02T14:26:00Z">
        <w:r w:rsidR="00EF7A1E">
          <w:t xml:space="preserve"> solo por participar y completar </w:t>
        </w:r>
        <w:r w:rsidR="0009543D">
          <w:t>el estudio</w:t>
        </w:r>
      </w:ins>
      <w:ins w:id="10" w:author="Camila Utreras" w:date="2026-03-02T15:13:00Z" w16du:dateUtc="2026-03-02T14:13:00Z">
        <w:r w:rsidR="00C772E0" w:rsidRPr="007A3F6C">
          <w:t>.</w:t>
        </w:r>
      </w:ins>
    </w:p>
    <w:p w14:paraId="135C4227" w14:textId="0A5C4C9A" w:rsidR="00501E14" w:rsidRDefault="00501E14" w:rsidP="00161EE1">
      <w:pPr>
        <w:jc w:val="both"/>
        <w:rPr>
          <w:ins w:id="11" w:author="Camila Utreras" w:date="2026-03-02T15:01:00Z" w16du:dateUtc="2026-03-02T14:01:00Z"/>
        </w:rPr>
      </w:pPr>
      <w:ins w:id="12" w:author="Camila Utreras" w:date="2026-03-02T15:12:00Z" w16du:dateUtc="2026-03-02T14:12:00Z">
        <w:r>
          <w:t xml:space="preserve">A parte de la actividad principal, te pediremos que </w:t>
        </w:r>
      </w:ins>
      <w:ins w:id="13" w:author="Camila Utreras" w:date="2026-03-02T15:14:00Z" w16du:dateUtc="2026-03-02T14:14:00Z">
        <w:r w:rsidR="00B06EDA">
          <w:t>revises</w:t>
        </w:r>
      </w:ins>
      <w:ins w:id="14" w:author="Camila Utreras" w:date="2026-03-02T15:12:00Z" w16du:dateUtc="2026-03-02T14:12:00Z">
        <w:r>
          <w:t xml:space="preserve"> contenidos que te servirán para contestar dichas preguntas </w:t>
        </w:r>
        <w:r w:rsidR="00C772E0">
          <w:t xml:space="preserve">y unas preguntas adicionales y generales que no </w:t>
        </w:r>
      </w:ins>
      <w:ins w:id="15" w:author="Camila Utreras" w:date="2026-03-02T15:14:00Z" w16du:dateUtc="2026-03-02T14:14:00Z">
        <w:r w:rsidR="00B06EDA">
          <w:t>están</w:t>
        </w:r>
      </w:ins>
      <w:ins w:id="16" w:author="Camila Utreras" w:date="2026-03-02T15:12:00Z" w16du:dateUtc="2026-03-02T14:12:00Z">
        <w:r w:rsidR="00C772E0">
          <w:t xml:space="preserve"> asociadas a ningún pago. </w:t>
        </w:r>
      </w:ins>
    </w:p>
    <w:p w14:paraId="11381F05" w14:textId="75292B2F" w:rsidR="00CE716E" w:rsidDel="005713F7" w:rsidRDefault="00F36E17" w:rsidP="00161EE1">
      <w:pPr>
        <w:jc w:val="both"/>
        <w:rPr>
          <w:del w:id="17" w:author="Camila Utreras" w:date="2026-03-02T15:11:00Z" w16du:dateUtc="2026-03-02T14:11:00Z"/>
        </w:rPr>
      </w:pPr>
      <w:del w:id="18" w:author="Camila Utreras" w:date="2026-03-02T15:11:00Z" w16du:dateUtc="2026-03-02T14:11:00Z">
        <w:r w:rsidRPr="00F36E17" w:rsidDel="005713F7">
          <w:delText>Al finalizar, responderá un cuestionario sobre lo aprendido considerando un perfil</w:delText>
        </w:r>
        <w:r w:rsidR="00B9789C" w:rsidDel="005713F7">
          <w:delText xml:space="preserve"> </w:delText>
        </w:r>
        <w:r w:rsidRPr="00F36E17" w:rsidDel="005713F7">
          <w:delText>asignado al azar durante la sesión,</w:delText>
        </w:r>
        <w:r w:rsidR="0038181E" w:rsidRPr="0038181E" w:rsidDel="005713F7">
          <w:delText xml:space="preserve"> </w:delText>
        </w:r>
        <w:r w:rsidR="0003217D" w:rsidDel="005713F7">
          <w:delText xml:space="preserve">además de </w:delText>
        </w:r>
        <w:r w:rsidR="00F26281" w:rsidDel="005713F7">
          <w:delText xml:space="preserve">algunas </w:delText>
        </w:r>
        <w:r w:rsidR="0003217D" w:rsidDel="005713F7">
          <w:delText xml:space="preserve">preguntas </w:delText>
        </w:r>
        <w:r w:rsidR="00FF7AF3" w:rsidDel="005713F7">
          <w:delText>sobre su</w:delText>
        </w:r>
        <w:r w:rsidR="0038181E" w:rsidRPr="0038181E" w:rsidDel="005713F7">
          <w:delText xml:space="preserve"> experiencia </w:delText>
        </w:r>
        <w:r w:rsidR="00F03FAE" w:rsidDel="005713F7">
          <w:delText>al responder el cuestionario</w:delText>
        </w:r>
        <w:r w:rsidR="00022B65" w:rsidDel="005713F7">
          <w:delText xml:space="preserve"> </w:delText>
        </w:r>
        <w:r w:rsidR="00022B65" w:rsidRPr="00022B65" w:rsidDel="005713F7">
          <w:rPr>
            <w:highlight w:val="yellow"/>
          </w:rPr>
          <w:delText>(por ejemplo, XXXXXXXXX)</w:delText>
        </w:r>
        <w:r w:rsidR="0048329A" w:rsidDel="005713F7">
          <w:delText xml:space="preserve"> </w:delText>
        </w:r>
        <w:r w:rsidR="0003217D" w:rsidDel="005713F7">
          <w:delText>y</w:delText>
        </w:r>
        <w:r w:rsidR="0048329A" w:rsidDel="005713F7">
          <w:delText xml:space="preserve"> preguntas sociodemográficas</w:delText>
        </w:r>
        <w:r w:rsidR="0038181E" w:rsidRPr="0038181E" w:rsidDel="005713F7">
          <w:delText>.</w:delText>
        </w:r>
      </w:del>
    </w:p>
    <w:p w14:paraId="357D9DC5" w14:textId="470D701E" w:rsidR="007E3E1B" w:rsidRDefault="002939BB" w:rsidP="00161EE1">
      <w:pPr>
        <w:jc w:val="both"/>
      </w:pPr>
      <w:r w:rsidRPr="002939BB">
        <w:t xml:space="preserve">Para que el estudio sea válido, </w:t>
      </w:r>
      <w:r>
        <w:t>l</w:t>
      </w:r>
      <w:r w:rsidRPr="002939BB">
        <w:t xml:space="preserve">e pedimos completar la actividad en un momento sin interrupciones y evitar buscar información fuera de la plataforma </w:t>
      </w:r>
      <w:r w:rsidR="00833744">
        <w:t>durante la sesión</w:t>
      </w:r>
      <w:r w:rsidRPr="002939BB">
        <w:t xml:space="preserve">. </w:t>
      </w:r>
      <w:r>
        <w:t>S</w:t>
      </w:r>
      <w:r w:rsidRPr="002939BB">
        <w:t>u participación es voluntaria y puede retirar</w:t>
      </w:r>
      <w:r w:rsidR="004501A7">
        <w:t>s</w:t>
      </w:r>
      <w:r w:rsidRPr="002939BB">
        <w:t xml:space="preserve">e cuando </w:t>
      </w:r>
      <w:r w:rsidR="007D0B97">
        <w:t>lo estime</w:t>
      </w:r>
      <w:r w:rsidRPr="002939BB">
        <w:t>; sin embargo, la compensación se entrega únicamente si el estudio se completa hasta el final.</w:t>
      </w:r>
    </w:p>
    <w:p w14:paraId="03CC43BD" w14:textId="622C0146" w:rsidR="00CE716E" w:rsidDel="00B06EDA" w:rsidRDefault="00B05476" w:rsidP="0048329A">
      <w:pPr>
        <w:jc w:val="both"/>
        <w:rPr>
          <w:del w:id="19" w:author="Camila Utreras" w:date="2026-03-02T15:14:00Z" w16du:dateUtc="2026-03-02T14:14:00Z"/>
        </w:rPr>
      </w:pPr>
      <w:del w:id="20" w:author="Camila Utreras" w:date="2026-03-02T15:14:00Z" w16du:dateUtc="2026-03-02T14:14:00Z">
        <w:r w:rsidRPr="00B05476" w:rsidDel="00B06EDA">
          <w:delText xml:space="preserve">Como agradecimiento por </w:delText>
        </w:r>
        <w:r w:rsidDel="00B06EDA">
          <w:delText>s</w:delText>
        </w:r>
        <w:r w:rsidRPr="00B05476" w:rsidDel="00B06EDA">
          <w:delText>u participación, recibirá</w:delText>
        </w:r>
        <w:r w:rsidDel="00B06EDA">
          <w:delText xml:space="preserve"> una compensación </w:delText>
        </w:r>
        <w:r w:rsidR="00B738E1" w:rsidDel="00B06EDA">
          <w:delText xml:space="preserve">de </w:delText>
        </w:r>
        <w:r w:rsidR="001D613C" w:rsidRPr="00022B65" w:rsidDel="00B06EDA">
          <w:rPr>
            <w:highlight w:val="yellow"/>
          </w:rPr>
          <w:delText>[</w:delText>
        </w:r>
        <w:r w:rsidR="00B738E1" w:rsidRPr="00022B65" w:rsidDel="00B06EDA">
          <w:rPr>
            <w:highlight w:val="yellow"/>
          </w:rPr>
          <w:delText>X</w:delText>
        </w:r>
        <w:r w:rsidR="001D613C" w:rsidRPr="00022B65" w:rsidDel="00B06EDA">
          <w:rPr>
            <w:highlight w:val="yellow"/>
          </w:rPr>
          <w:delText>]</w:delText>
        </w:r>
        <w:r w:rsidR="00B738E1" w:rsidRPr="00022B65" w:rsidDel="00B06EDA">
          <w:rPr>
            <w:highlight w:val="yellow"/>
          </w:rPr>
          <w:delText xml:space="preserve"> tokens</w:delText>
        </w:r>
        <w:r w:rsidR="00664B41" w:rsidDel="00B06EDA">
          <w:delText>.</w:delText>
        </w:r>
        <w:r w:rsidR="0008443E" w:rsidDel="00B06EDA">
          <w:delText xml:space="preserve"> </w:delText>
        </w:r>
        <w:r w:rsidR="00664B41" w:rsidDel="00B06EDA">
          <w:delText>A</w:delText>
        </w:r>
        <w:r w:rsidR="0008443E" w:rsidDel="00B06EDA">
          <w:delText>demás</w:delText>
        </w:r>
        <w:r w:rsidR="00FF6FA0" w:rsidDel="00B06EDA">
          <w:delText>,</w:delText>
        </w:r>
        <w:r w:rsidR="0008443E" w:rsidDel="00B06EDA">
          <w:delText xml:space="preserve"> </w:delText>
        </w:r>
        <w:r w:rsidR="004A018C" w:rsidDel="00B06EDA">
          <w:delText xml:space="preserve">se seleccionará al azar </w:delText>
        </w:r>
        <w:r w:rsidR="00C910DF" w:rsidDel="00B06EDA">
          <w:delText xml:space="preserve">una de </w:delText>
        </w:r>
        <w:r w:rsidR="007A3F6C" w:rsidRPr="007A3F6C" w:rsidDel="00B06EDA">
          <w:delText>las preguntas del cuestionario final</w:delText>
        </w:r>
        <w:r w:rsidR="00C910DF" w:rsidDel="00B06EDA">
          <w:delText>;</w:delText>
        </w:r>
        <w:r w:rsidR="007A3F6C" w:rsidDel="00B06EDA">
          <w:delText xml:space="preserve"> </w:delText>
        </w:r>
        <w:r w:rsidR="007A3F6C" w:rsidRPr="007A3F6C" w:rsidDel="00B06EDA">
          <w:delText xml:space="preserve">si su respuesta a esa pregunta es correcta, recibirá adicionalmente </w:delText>
        </w:r>
        <w:r w:rsidR="007A3F6C" w:rsidRPr="00022B65" w:rsidDel="00B06EDA">
          <w:rPr>
            <w:highlight w:val="yellow"/>
          </w:rPr>
          <w:delText>[X] tokens</w:delText>
        </w:r>
        <w:r w:rsidR="007A3F6C" w:rsidRPr="007A3F6C" w:rsidDel="00B06EDA">
          <w:delText>.</w:delText>
        </w:r>
      </w:del>
    </w:p>
    <w:p w14:paraId="46DE77D4" w14:textId="50F32C23" w:rsidR="005A23C8" w:rsidRDefault="00DB46D8" w:rsidP="0048329A">
      <w:pPr>
        <w:jc w:val="both"/>
      </w:pPr>
      <w:ins w:id="21" w:author="Camila Utreras" w:date="2026-03-02T15:15:00Z" w16du:dateUtc="2026-03-02T14:15:00Z">
        <w:r>
          <w:t xml:space="preserve">______ </w:t>
        </w:r>
        <w:r w:rsidR="004D73F1">
          <w:t>nueva página____________</w:t>
        </w:r>
      </w:ins>
    </w:p>
    <w:p w14:paraId="401F5D5C" w14:textId="14805A26" w:rsidR="00C8138D" w:rsidRPr="00152DD3" w:rsidRDefault="00C8138D" w:rsidP="0048329A">
      <w:pPr>
        <w:jc w:val="both"/>
        <w:rPr>
          <w:b/>
          <w:bCs/>
          <w:shd w:val="clear" w:color="auto" w:fill="CAEDFB" w:themeFill="accent4" w:themeFillTint="33"/>
        </w:rPr>
      </w:pPr>
      <w:r w:rsidRPr="00152DD3">
        <w:rPr>
          <w:shd w:val="clear" w:color="auto" w:fill="CAEDFB" w:themeFill="accent4" w:themeFillTint="33"/>
        </w:rPr>
        <w:t xml:space="preserve">[Aquí viene una aleatorización </w:t>
      </w:r>
      <w:r w:rsidR="00C36AB7" w:rsidRPr="00152DD3">
        <w:rPr>
          <w:shd w:val="clear" w:color="auto" w:fill="CAEDFB" w:themeFill="accent4" w:themeFillTint="33"/>
        </w:rPr>
        <w:t xml:space="preserve">y asignación a alguno de los perfiles] </w:t>
      </w:r>
    </w:p>
    <w:p w14:paraId="19327EE1" w14:textId="310ABB9D" w:rsidR="000F6ACB" w:rsidRPr="00EF7DF3" w:rsidRDefault="009B01AD" w:rsidP="009B01AD">
      <w:pPr>
        <w:jc w:val="center"/>
        <w:rPr>
          <w:b/>
          <w:bCs/>
        </w:rPr>
      </w:pPr>
      <w:r w:rsidRPr="00EF7DF3">
        <w:rPr>
          <w:b/>
          <w:bCs/>
        </w:rPr>
        <w:t>Perfiles – Casos</w:t>
      </w:r>
    </w:p>
    <w:p w14:paraId="5EF82236" w14:textId="7ED1DAEF" w:rsidR="00237945" w:rsidRDefault="00237945" w:rsidP="009B01AD">
      <w:pPr>
        <w:rPr>
          <w:ins w:id="22" w:author="Camila Utreras" w:date="2026-03-02T15:16:00Z" w16du:dateUtc="2026-03-02T14:16:00Z"/>
        </w:rPr>
      </w:pPr>
      <w:ins w:id="23" w:author="Camila Utreras" w:date="2026-03-02T15:16:00Z" w16du:dateUtc="2026-03-02T14:16:00Z">
        <w:r>
          <w:t xml:space="preserve">Las preguntas de la actividad principal </w:t>
        </w:r>
        <w:r w:rsidR="000677E6">
          <w:t xml:space="preserve">tienen que ver con las decisiones que debe tomar Marcelo/a. Te presentamos la descripción </w:t>
        </w:r>
        <w:r w:rsidR="007409CE">
          <w:t>de Marcelo/a. Lee bien dicha desc</w:t>
        </w:r>
      </w:ins>
      <w:ins w:id="24" w:author="Camila Utreras" w:date="2026-03-02T15:17:00Z" w16du:dateUtc="2026-03-02T14:17:00Z">
        <w:r w:rsidR="007409CE">
          <w:t xml:space="preserve">ripción para que la tengas presente a la hora de revisar los contenidos y de contestar las preguntas. </w:t>
        </w:r>
      </w:ins>
    </w:p>
    <w:p w14:paraId="50112935" w14:textId="67A5FD8B" w:rsidR="00B570DF" w:rsidRPr="00EF7DF3" w:rsidDel="007409CE" w:rsidRDefault="00B570DF" w:rsidP="009B01AD">
      <w:pPr>
        <w:rPr>
          <w:del w:id="25" w:author="Camila Utreras" w:date="2026-03-02T15:17:00Z" w16du:dateUtc="2026-03-02T14:17:00Z"/>
        </w:rPr>
      </w:pPr>
      <w:del w:id="26" w:author="Camila Utreras" w:date="2026-03-02T15:17:00Z" w16du:dateUtc="2026-03-02T14:17:00Z">
        <w:r w:rsidRPr="00EF7DF3" w:rsidDel="007409CE">
          <w:lastRenderedPageBreak/>
          <w:delText xml:space="preserve">A continuación, se </w:delText>
        </w:r>
        <w:r w:rsidR="00873D42" w:rsidRPr="00EF7DF3" w:rsidDel="007409CE">
          <w:delText>l</w:delText>
        </w:r>
        <w:r w:rsidRPr="00EF7DF3" w:rsidDel="007409CE">
          <w:delText xml:space="preserve">e presentará un caso ficticio. </w:delText>
        </w:r>
        <w:r w:rsidR="00873D42" w:rsidRPr="00EF7DF3" w:rsidDel="007409CE">
          <w:delText>L</w:delText>
        </w:r>
        <w:r w:rsidRPr="00EF7DF3" w:rsidDel="007409CE">
          <w:delText>e pedimos que lo lea con atención e intente poner</w:delText>
        </w:r>
        <w:r w:rsidR="00795436" w:rsidDel="007409CE">
          <w:delText>s</w:delText>
        </w:r>
        <w:r w:rsidRPr="00EF7DF3" w:rsidDel="007409CE">
          <w:delText>e en el lugar de la persona descrita, considerando su situación y antecedentes.</w:delText>
        </w:r>
      </w:del>
    </w:p>
    <w:p w14:paraId="363359E0" w14:textId="2B49FA39" w:rsidR="00886E5E" w:rsidRPr="00EF7DF3" w:rsidRDefault="00886E5E" w:rsidP="009B01AD">
      <w:pPr>
        <w:rPr>
          <w:b/>
          <w:bCs/>
        </w:rPr>
      </w:pPr>
      <w:r w:rsidRPr="00EF7DF3">
        <w:rPr>
          <w:b/>
          <w:bCs/>
        </w:rPr>
        <w:t xml:space="preserve">Caso 1: Con SCOMP y Beneficiarios </w:t>
      </w:r>
    </w:p>
    <w:p w14:paraId="04E60216" w14:textId="6F3BF273" w:rsidR="00E44E03" w:rsidRPr="00EF7DF3" w:rsidRDefault="008C6C50" w:rsidP="00E44E03">
      <w:r w:rsidRPr="00EF7DF3">
        <w:t>Marcelo</w:t>
      </w:r>
      <w:r w:rsidR="009246EA" w:rsidRPr="00EF7DF3">
        <w:t>/a [aleatorización]</w:t>
      </w:r>
      <w:r w:rsidRPr="00EF7DF3">
        <w:t xml:space="preserve"> tiene 65 años y está evaluando iniciar su trámite de pensión en los próximos meses. </w:t>
      </w:r>
      <w:r w:rsidR="002C509B" w:rsidRPr="00EF7DF3">
        <w:t xml:space="preserve">Según su AFP, su saldo permite financiar una pensión </w:t>
      </w:r>
      <w:r w:rsidR="0093670F" w:rsidRPr="00EF7DF3">
        <w:t xml:space="preserve">mayor a </w:t>
      </w:r>
      <w:r w:rsidR="002C509B" w:rsidRPr="00EF7DF3">
        <w:t>2 UF, por lo que Marcelo</w:t>
      </w:r>
      <w:r w:rsidR="000F148E" w:rsidRPr="00EF7DF3">
        <w:t>/a</w:t>
      </w:r>
      <w:r w:rsidR="002C509B" w:rsidRPr="00EF7DF3">
        <w:t xml:space="preserve"> tiene derecho a optar</w:t>
      </w:r>
      <w:r w:rsidR="006D5ABC" w:rsidRPr="00EF7DF3">
        <w:t xml:space="preserve"> entre modalidades</w:t>
      </w:r>
      <w:r w:rsidR="002C509B" w:rsidRPr="00EF7DF3">
        <w:t xml:space="preserve">. </w:t>
      </w:r>
      <w:r w:rsidR="00C63183" w:rsidRPr="00EF7DF3">
        <w:t xml:space="preserve">Además, </w:t>
      </w:r>
      <w:r w:rsidR="00E44E03" w:rsidRPr="00EF7DF3">
        <w:t>Marcelo</w:t>
      </w:r>
      <w:r w:rsidR="006D5ABC" w:rsidRPr="00EF7DF3">
        <w:t xml:space="preserve">/a está </w:t>
      </w:r>
      <w:r w:rsidR="00E44E03" w:rsidRPr="00EF7DF3">
        <w:t>casado</w:t>
      </w:r>
      <w:r w:rsidR="00080A8C" w:rsidRPr="00EF7DF3">
        <w:t>/a</w:t>
      </w:r>
      <w:r w:rsidR="00E44E03" w:rsidRPr="00EF7DF3">
        <w:t xml:space="preserve"> </w:t>
      </w:r>
      <w:r w:rsidR="00C63183" w:rsidRPr="00EF7DF3">
        <w:t>hace más de 20 años</w:t>
      </w:r>
      <w:r w:rsidR="00E44E03" w:rsidRPr="00EF7DF3">
        <w:t xml:space="preserve"> y tiene un hijo de 12 años.</w:t>
      </w:r>
    </w:p>
    <w:p w14:paraId="56DD5608" w14:textId="3AA44FB1" w:rsidR="00EB2C93" w:rsidRPr="00EF7DF3" w:rsidRDefault="00EB2C93" w:rsidP="009B01AD">
      <w:pPr>
        <w:rPr>
          <w:b/>
          <w:bCs/>
        </w:rPr>
      </w:pPr>
      <w:r w:rsidRPr="00EF7DF3">
        <w:rPr>
          <w:b/>
          <w:bCs/>
        </w:rPr>
        <w:t xml:space="preserve">Caso 2: Con </w:t>
      </w:r>
      <w:r w:rsidR="003E6937" w:rsidRPr="00EF7DF3">
        <w:rPr>
          <w:b/>
          <w:bCs/>
        </w:rPr>
        <w:t>SCOMP</w:t>
      </w:r>
      <w:r w:rsidR="00BD03D2" w:rsidRPr="00EF7DF3">
        <w:rPr>
          <w:b/>
          <w:bCs/>
        </w:rPr>
        <w:t>, sin Beneficiarios</w:t>
      </w:r>
    </w:p>
    <w:p w14:paraId="5B9621E7" w14:textId="6D1AE312" w:rsidR="00C63183" w:rsidRPr="00EF7DF3" w:rsidRDefault="00C63183" w:rsidP="009B01AD">
      <w:r w:rsidRPr="00EF7DF3">
        <w:t>Marcelo</w:t>
      </w:r>
      <w:r w:rsidR="008534FB" w:rsidRPr="00EF7DF3">
        <w:t>/</w:t>
      </w:r>
      <w:r w:rsidR="0038780A">
        <w:t>a</w:t>
      </w:r>
      <w:r w:rsidRPr="00EF7DF3">
        <w:t xml:space="preserve"> tiene 65 años y está evaluando iniciar su trámite de pensión en los próximos meses. </w:t>
      </w:r>
      <w:r w:rsidR="004A458F" w:rsidRPr="00EF7DF3">
        <w:t xml:space="preserve">Según su AFP, su saldo permite financiar una pensión </w:t>
      </w:r>
      <w:r w:rsidR="0093670F" w:rsidRPr="00EF7DF3">
        <w:t>mayor a</w:t>
      </w:r>
      <w:r w:rsidR="004A458F" w:rsidRPr="00EF7DF3">
        <w:t xml:space="preserve"> 2 UF, por lo que Marcelo</w:t>
      </w:r>
      <w:r w:rsidR="00E45538" w:rsidRPr="00EF7DF3">
        <w:t>/a</w:t>
      </w:r>
      <w:r w:rsidR="004A458F" w:rsidRPr="00EF7DF3">
        <w:t xml:space="preserve"> tiene derecho a optar</w:t>
      </w:r>
      <w:r w:rsidR="00E45538" w:rsidRPr="00EF7DF3">
        <w:t xml:space="preserve"> entre modalidades.</w:t>
      </w:r>
      <w:r w:rsidR="004A458F" w:rsidRPr="00EF7DF3">
        <w:t xml:space="preserve"> Además, Marcelo</w:t>
      </w:r>
      <w:r w:rsidR="00E45538" w:rsidRPr="00EF7DF3">
        <w:t>/a</w:t>
      </w:r>
      <w:r w:rsidR="004A458F" w:rsidRPr="00EF7DF3">
        <w:t xml:space="preserve"> no </w:t>
      </w:r>
      <w:r w:rsidR="006A1634" w:rsidRPr="00EF7DF3">
        <w:t>est</w:t>
      </w:r>
      <w:r w:rsidR="00AA677B">
        <w:t>á</w:t>
      </w:r>
      <w:r w:rsidR="006A1634" w:rsidRPr="00EF7DF3">
        <w:t xml:space="preserve"> casado/a, ni tiene hijos menores de 25 años</w:t>
      </w:r>
      <w:r w:rsidR="004A458F" w:rsidRPr="00EF7DF3">
        <w:t>.</w:t>
      </w:r>
    </w:p>
    <w:p w14:paraId="1BA755BC" w14:textId="19F2F8AD" w:rsidR="00BD03D2" w:rsidRPr="00EF7DF3" w:rsidRDefault="00BD03D2" w:rsidP="009B01AD">
      <w:pPr>
        <w:rPr>
          <w:b/>
          <w:bCs/>
        </w:rPr>
      </w:pPr>
      <w:r w:rsidRPr="00EF7DF3">
        <w:rPr>
          <w:b/>
          <w:bCs/>
        </w:rPr>
        <w:t>Caso 3: Sin SCOMP y con Beneficiarios</w:t>
      </w:r>
    </w:p>
    <w:p w14:paraId="45C80F62" w14:textId="7257F7FA" w:rsidR="007A1857" w:rsidRPr="00EF7DF3" w:rsidRDefault="007A1857" w:rsidP="007A1857">
      <w:r w:rsidRPr="00EF7DF3">
        <w:t>Marcelo</w:t>
      </w:r>
      <w:r w:rsidR="006A1634" w:rsidRPr="00EF7DF3">
        <w:t>/a</w:t>
      </w:r>
      <w:r w:rsidRPr="00EF7DF3">
        <w:t xml:space="preserve"> tiene 65 años y está evaluando iniciar su trámite de pensión en los próximos meses. Según su AFP, su saldo no permite financiar una pensión </w:t>
      </w:r>
      <w:r w:rsidR="0093670F" w:rsidRPr="00EF7DF3">
        <w:t>mayor a</w:t>
      </w:r>
      <w:r w:rsidRPr="00EF7DF3">
        <w:t xml:space="preserve"> 2 UF, por lo que </w:t>
      </w:r>
      <w:r w:rsidR="001A782E" w:rsidRPr="00EF7DF3">
        <w:t>Marcelo</w:t>
      </w:r>
      <w:r w:rsidR="006A1634" w:rsidRPr="00EF7DF3">
        <w:t>/a</w:t>
      </w:r>
      <w:r w:rsidR="001A782E" w:rsidRPr="00EF7DF3">
        <w:t xml:space="preserve"> </w:t>
      </w:r>
      <w:r w:rsidRPr="00EF7DF3">
        <w:t>no tiene derecho a optar</w:t>
      </w:r>
      <w:r w:rsidR="006A1634" w:rsidRPr="00EF7DF3">
        <w:t xml:space="preserve"> entre modalidades</w:t>
      </w:r>
      <w:r w:rsidRPr="00EF7DF3">
        <w:t xml:space="preserve">. Además, </w:t>
      </w:r>
      <w:r w:rsidR="005E2EC6" w:rsidRPr="00EF7DF3">
        <w:t>Marcelo</w:t>
      </w:r>
      <w:r w:rsidR="006655D2" w:rsidRPr="00EF7DF3">
        <w:t>/a</w:t>
      </w:r>
      <w:r w:rsidR="005E2EC6" w:rsidRPr="00EF7DF3">
        <w:t xml:space="preserve"> </w:t>
      </w:r>
      <w:r w:rsidR="007E318A" w:rsidRPr="00EF7DF3">
        <w:t>está casado</w:t>
      </w:r>
      <w:r w:rsidR="006655D2" w:rsidRPr="00EF7DF3">
        <w:t>/a</w:t>
      </w:r>
      <w:r w:rsidR="007E318A" w:rsidRPr="00EF7DF3">
        <w:t xml:space="preserve"> hace más de 20 años y tiene</w:t>
      </w:r>
      <w:r w:rsidRPr="00EF7DF3">
        <w:t xml:space="preserve"> un hijo de 12 años.</w:t>
      </w:r>
    </w:p>
    <w:p w14:paraId="00A66CD3" w14:textId="5CC702F5" w:rsidR="00BD03D2" w:rsidRPr="00EF7DF3" w:rsidRDefault="00BD03D2" w:rsidP="009B01AD">
      <w:pPr>
        <w:rPr>
          <w:b/>
          <w:bCs/>
        </w:rPr>
      </w:pPr>
      <w:r w:rsidRPr="00EF7DF3">
        <w:rPr>
          <w:b/>
          <w:bCs/>
        </w:rPr>
        <w:t>Caso 4: Sin SCOMP y sin Beneficiarios</w:t>
      </w:r>
    </w:p>
    <w:p w14:paraId="46B4481E" w14:textId="410358D5" w:rsidR="00482D8B" w:rsidRDefault="007A1857" w:rsidP="00BF5039">
      <w:r w:rsidRPr="00EF7DF3">
        <w:t xml:space="preserve">Marcelo tiene 65 años y está evaluando iniciar su trámite de pensión en los próximos meses. </w:t>
      </w:r>
      <w:r w:rsidR="001A782E" w:rsidRPr="00EF7DF3">
        <w:t xml:space="preserve">Según su AFP, su saldo no permite financiar una pensión </w:t>
      </w:r>
      <w:r w:rsidR="0093670F" w:rsidRPr="00EF7DF3">
        <w:t>mayor a</w:t>
      </w:r>
      <w:r w:rsidR="001A782E" w:rsidRPr="00EF7DF3">
        <w:t xml:space="preserve"> 2 UF, por lo que Marcelo no tiene derecho a optar</w:t>
      </w:r>
      <w:r w:rsidR="006655D2" w:rsidRPr="00EF7DF3">
        <w:t xml:space="preserve"> entre modalidades</w:t>
      </w:r>
      <w:r w:rsidR="001A782E" w:rsidRPr="00EF7DF3">
        <w:t xml:space="preserve">. </w:t>
      </w:r>
      <w:r w:rsidR="00AA677B" w:rsidRPr="00EF7DF3">
        <w:t>Además, Marcelo/a no est</w:t>
      </w:r>
      <w:r w:rsidR="00AA677B">
        <w:t>á</w:t>
      </w:r>
      <w:r w:rsidR="00AA677B" w:rsidRPr="00EF7DF3">
        <w:t xml:space="preserve"> casado/a, ni tiene hijos menores de 25 años.</w:t>
      </w:r>
    </w:p>
    <w:p w14:paraId="15F2AE77" w14:textId="38152CD7" w:rsidR="005658A0" w:rsidRDefault="003D55E3" w:rsidP="00BF5039">
      <w:pPr>
        <w:rPr>
          <w:i/>
          <w:iCs/>
        </w:rPr>
      </w:pPr>
      <w:r w:rsidRPr="00437FCD">
        <w:rPr>
          <w:i/>
          <w:iCs/>
          <w:shd w:val="clear" w:color="auto" w:fill="CAEDFB" w:themeFill="accent4" w:themeFillTint="33"/>
        </w:rPr>
        <w:t xml:space="preserve">[Luego de que vean el caso, se les mostrará esta mini instrucción antes de continuar con la navegación </w:t>
      </w:r>
      <w:r w:rsidR="00437FCD" w:rsidRPr="00437FCD">
        <w:rPr>
          <w:i/>
          <w:iCs/>
          <w:shd w:val="clear" w:color="auto" w:fill="CAEDFB" w:themeFill="accent4" w:themeFillTint="33"/>
        </w:rPr>
        <w:t>por los contenidos]</w:t>
      </w:r>
      <w:r w:rsidR="00437FCD">
        <w:rPr>
          <w:i/>
          <w:iCs/>
        </w:rPr>
        <w:t xml:space="preserve"> </w:t>
      </w:r>
      <w:r w:rsidR="00337F09">
        <w:rPr>
          <w:i/>
          <w:iCs/>
        </w:rPr>
        <w:t xml:space="preserve"> </w:t>
      </w:r>
    </w:p>
    <w:p w14:paraId="590F4C97" w14:textId="5822294E" w:rsidR="00CB64B2" w:rsidRDefault="00437FCD" w:rsidP="00437FCD">
      <w:pPr>
        <w:jc w:val="both"/>
        <w:rPr>
          <w:ins w:id="27" w:author="Camila Utreras" w:date="2026-03-02T15:18:00Z" w16du:dateUtc="2026-03-02T14:18:00Z"/>
        </w:rPr>
      </w:pPr>
      <w:r w:rsidRPr="00437FCD">
        <w:t xml:space="preserve">A continuación, verá contenidos breves sobre el proceso de jubilación en Chile. Le pedimos revisarlos con atención, ya que luego deberá responder preguntas relacionadas con el </w:t>
      </w:r>
      <w:r w:rsidR="00EE14F5">
        <w:t xml:space="preserve">perfil </w:t>
      </w:r>
      <w:r w:rsidRPr="00437FCD">
        <w:t>presentado</w:t>
      </w:r>
      <w:del w:id="28" w:author="Camila Utreras" w:date="2026-03-02T15:18:00Z" w16du:dateUtc="2026-03-02T14:18:00Z">
        <w:r w:rsidRPr="00437FCD" w:rsidDel="00D64389">
          <w:delText>,</w:delText>
        </w:r>
      </w:del>
      <w:ins w:id="29" w:author="Camila Utreras" w:date="2026-03-02T15:18:00Z" w16du:dateUtc="2026-03-02T14:18:00Z">
        <w:r w:rsidR="00D64389">
          <w:t xml:space="preserve">. </w:t>
        </w:r>
      </w:ins>
      <w:ins w:id="30" w:author="Camila Utreras" w:date="2026-03-02T15:19:00Z" w16du:dateUtc="2026-03-02T14:19:00Z">
        <w:r w:rsidR="00CD03DA">
          <w:t xml:space="preserve">Revisando estos contenidos usted puede adquirir toda la información necesaria para contestar correctamente las 10 preguntas. </w:t>
        </w:r>
        <w:r w:rsidR="00571E36">
          <w:t>Preste particular atención al caso que le acabos de presentar</w:t>
        </w:r>
      </w:ins>
      <w:ins w:id="31" w:author="Camila Utreras" w:date="2026-03-02T15:23:00Z" w16du:dateUtc="2026-03-02T14:23:00Z">
        <w:r w:rsidR="009239E3">
          <w:t xml:space="preserve">. La descripción del caso </w:t>
        </w:r>
        <w:proofErr w:type="spellStart"/>
        <w:r w:rsidR="00C55DDE">
          <w:t>estrará</w:t>
        </w:r>
        <w:proofErr w:type="spellEnd"/>
        <w:r w:rsidR="00C55DDE">
          <w:t xml:space="preserve"> disponible en todo </w:t>
        </w:r>
        <w:r w:rsidR="009239E3">
          <w:t xml:space="preserve">momento apretando [botón] </w:t>
        </w:r>
      </w:ins>
      <w:ins w:id="32" w:author="Camila Utreras" w:date="2026-03-02T15:19:00Z" w16du:dateUtc="2026-03-02T14:19:00Z">
        <w:r w:rsidR="00571E36">
          <w:t xml:space="preserve"> </w:t>
        </w:r>
      </w:ins>
      <w:del w:id="33" w:author="Camila Utreras" w:date="2026-03-02T15:19:00Z" w16du:dateUtc="2026-03-02T14:19:00Z">
        <w:r w:rsidRPr="00437FCD" w:rsidDel="00CD03DA">
          <w:delText xml:space="preserve"> cuyas respuestas se encuentran en este material. </w:delText>
        </w:r>
      </w:del>
    </w:p>
    <w:p w14:paraId="502190FF" w14:textId="46D79F83" w:rsidR="00437FCD" w:rsidRDefault="00437FCD" w:rsidP="00437FCD">
      <w:pPr>
        <w:jc w:val="both"/>
      </w:pPr>
      <w:r w:rsidRPr="007C65DC">
        <w:rPr>
          <w:highlight w:val="yellow"/>
          <w:rPrChange w:id="34" w:author="Camila Utreras" w:date="2026-03-02T15:21:00Z" w16du:dateUtc="2026-03-02T14:21:00Z">
            <w:rPr/>
          </w:rPrChange>
        </w:rPr>
        <w:lastRenderedPageBreak/>
        <w:t xml:space="preserve">En general, las personas demoran aproximadamente </w:t>
      </w:r>
      <w:ins w:id="35" w:author="Camila Utreras" w:date="2026-03-02T15:04:00Z" w16du:dateUtc="2026-03-02T14:04:00Z">
        <w:r w:rsidR="003C355D" w:rsidRPr="007C65DC">
          <w:rPr>
            <w:highlight w:val="yellow"/>
            <w:rPrChange w:id="36" w:author="Camila Utreras" w:date="2026-03-02T15:21:00Z" w16du:dateUtc="2026-03-02T14:21:00Z">
              <w:rPr/>
            </w:rPrChange>
          </w:rPr>
          <w:t>[XX</w:t>
        </w:r>
      </w:ins>
      <w:del w:id="37" w:author="Camila Utreras" w:date="2026-03-02T15:04:00Z" w16du:dateUtc="2026-03-02T14:04:00Z">
        <w:r w:rsidRPr="007C65DC" w:rsidDel="003C355D">
          <w:rPr>
            <w:highlight w:val="yellow"/>
            <w:rPrChange w:id="38" w:author="Camila Utreras" w:date="2026-03-02T15:21:00Z" w16du:dateUtc="2026-03-02T14:21:00Z">
              <w:rPr/>
            </w:rPrChange>
          </w:rPr>
          <w:delText>15</w:delText>
        </w:r>
      </w:del>
      <w:ins w:id="39" w:author="Camila Utreras" w:date="2026-03-02T15:04:00Z" w16du:dateUtc="2026-03-02T14:04:00Z">
        <w:r w:rsidR="003C355D" w:rsidRPr="007C65DC">
          <w:rPr>
            <w:highlight w:val="yellow"/>
            <w:rPrChange w:id="40" w:author="Camila Utreras" w:date="2026-03-02T15:21:00Z" w16du:dateUtc="2026-03-02T14:21:00Z">
              <w:rPr/>
            </w:rPrChange>
          </w:rPr>
          <w:t>]</w:t>
        </w:r>
      </w:ins>
      <w:r w:rsidRPr="007C65DC">
        <w:rPr>
          <w:highlight w:val="yellow"/>
          <w:rPrChange w:id="41" w:author="Camila Utreras" w:date="2026-03-02T15:21:00Z" w16du:dateUtc="2026-03-02T14:21:00Z">
            <w:rPr/>
          </w:rPrChange>
        </w:rPr>
        <w:t xml:space="preserve"> minutos en revisar estos contenidos, aunque puede tomarse el tiempo que necesite para hacerlo con calma.</w:t>
      </w:r>
    </w:p>
    <w:p w14:paraId="23E1B956" w14:textId="3DC75997" w:rsidR="00B803C1" w:rsidRDefault="00B803C1" w:rsidP="00437FCD">
      <w:pPr>
        <w:jc w:val="both"/>
        <w:rPr>
          <w:i/>
          <w:iCs/>
          <w:shd w:val="clear" w:color="auto" w:fill="C1E4F5" w:themeFill="accent1" w:themeFillTint="33"/>
        </w:rPr>
      </w:pPr>
      <w:r w:rsidRPr="002F45E9">
        <w:rPr>
          <w:i/>
          <w:iCs/>
          <w:shd w:val="clear" w:color="auto" w:fill="C1E4F5" w:themeFill="accent1" w:themeFillTint="33"/>
        </w:rPr>
        <w:t>[</w:t>
      </w:r>
      <w:proofErr w:type="gramStart"/>
      <w:r w:rsidRPr="002F45E9">
        <w:rPr>
          <w:i/>
          <w:iCs/>
          <w:shd w:val="clear" w:color="auto" w:fill="C1E4F5" w:themeFill="accent1" w:themeFillTint="33"/>
        </w:rPr>
        <w:t xml:space="preserve">Falta decidir si el caso va a estar disponible </w:t>
      </w:r>
      <w:r w:rsidR="006A5BD5" w:rsidRPr="002F45E9">
        <w:rPr>
          <w:i/>
          <w:iCs/>
          <w:shd w:val="clear" w:color="auto" w:fill="C1E4F5" w:themeFill="accent1" w:themeFillTint="33"/>
        </w:rPr>
        <w:t>durante tod</w:t>
      </w:r>
      <w:r w:rsidR="00042467" w:rsidRPr="002F45E9">
        <w:rPr>
          <w:i/>
          <w:iCs/>
          <w:shd w:val="clear" w:color="auto" w:fill="C1E4F5" w:themeFill="accent1" w:themeFillTint="33"/>
        </w:rPr>
        <w:t>a la navegación y si</w:t>
      </w:r>
      <w:r w:rsidR="00627737" w:rsidRPr="002F45E9">
        <w:rPr>
          <w:i/>
          <w:iCs/>
          <w:shd w:val="clear" w:color="auto" w:fill="C1E4F5" w:themeFill="accent1" w:themeFillTint="33"/>
        </w:rPr>
        <w:t xml:space="preserve"> es</w:t>
      </w:r>
      <w:r w:rsidR="00042467" w:rsidRPr="002F45E9">
        <w:rPr>
          <w:i/>
          <w:iCs/>
          <w:shd w:val="clear" w:color="auto" w:fill="C1E4F5" w:themeFill="accent1" w:themeFillTint="33"/>
        </w:rPr>
        <w:t xml:space="preserve"> disponible</w:t>
      </w:r>
      <w:r w:rsidR="00627737" w:rsidRPr="002F45E9">
        <w:rPr>
          <w:i/>
          <w:iCs/>
          <w:shd w:val="clear" w:color="auto" w:fill="C1E4F5" w:themeFill="accent1" w:themeFillTint="33"/>
        </w:rPr>
        <w:t>,</w:t>
      </w:r>
      <w:r w:rsidR="00042467" w:rsidRPr="002F45E9">
        <w:rPr>
          <w:i/>
          <w:iCs/>
          <w:shd w:val="clear" w:color="auto" w:fill="C1E4F5" w:themeFill="accent1" w:themeFillTint="33"/>
        </w:rPr>
        <w:t xml:space="preserve"> es visible siempre o solo a consulta del participante</w:t>
      </w:r>
      <w:r w:rsidR="00627737" w:rsidRPr="002F45E9">
        <w:rPr>
          <w:i/>
          <w:iCs/>
          <w:shd w:val="clear" w:color="auto" w:fill="C1E4F5" w:themeFill="accent1" w:themeFillTint="33"/>
        </w:rPr>
        <w:t>?</w:t>
      </w:r>
      <w:proofErr w:type="gramEnd"/>
      <w:r w:rsidR="00627737" w:rsidRPr="002F45E9">
        <w:rPr>
          <w:i/>
          <w:iCs/>
          <w:shd w:val="clear" w:color="auto" w:fill="C1E4F5" w:themeFill="accent1" w:themeFillTint="33"/>
        </w:rPr>
        <w:t>]</w:t>
      </w:r>
    </w:p>
    <w:p w14:paraId="4F7FF2B1" w14:textId="77777777" w:rsidR="002F45E9" w:rsidRPr="002F45E9" w:rsidRDefault="002F45E9" w:rsidP="00437FCD">
      <w:pPr>
        <w:jc w:val="both"/>
        <w:rPr>
          <w:i/>
          <w:iCs/>
          <w:shd w:val="clear" w:color="auto" w:fill="C1E4F5" w:themeFill="accent1" w:themeFillTint="33"/>
        </w:rPr>
      </w:pPr>
    </w:p>
    <w:sectPr w:rsidR="002F45E9" w:rsidRPr="002F45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CBE"/>
    <w:multiLevelType w:val="hybridMultilevel"/>
    <w:tmpl w:val="73C4B9EC"/>
    <w:lvl w:ilvl="0" w:tplc="4FE430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405A"/>
    <w:multiLevelType w:val="hybridMultilevel"/>
    <w:tmpl w:val="8874468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A3FFE"/>
    <w:multiLevelType w:val="hybridMultilevel"/>
    <w:tmpl w:val="5D18E32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C3A66"/>
    <w:multiLevelType w:val="hybridMultilevel"/>
    <w:tmpl w:val="395611E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44AE4"/>
    <w:multiLevelType w:val="hybridMultilevel"/>
    <w:tmpl w:val="14F0BF1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B5370"/>
    <w:multiLevelType w:val="hybridMultilevel"/>
    <w:tmpl w:val="0AA49C4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1005E"/>
    <w:multiLevelType w:val="hybridMultilevel"/>
    <w:tmpl w:val="C1B0F006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B1A17"/>
    <w:multiLevelType w:val="hybridMultilevel"/>
    <w:tmpl w:val="F4D2A0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B063C"/>
    <w:multiLevelType w:val="hybridMultilevel"/>
    <w:tmpl w:val="7DFEF06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64201"/>
    <w:multiLevelType w:val="hybridMultilevel"/>
    <w:tmpl w:val="D182ED2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C3AA4"/>
    <w:multiLevelType w:val="hybridMultilevel"/>
    <w:tmpl w:val="CBD2C07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91452"/>
    <w:multiLevelType w:val="hybridMultilevel"/>
    <w:tmpl w:val="48F09BE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077C5"/>
    <w:multiLevelType w:val="hybridMultilevel"/>
    <w:tmpl w:val="6668F96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5113B"/>
    <w:multiLevelType w:val="hybridMultilevel"/>
    <w:tmpl w:val="B07AC4D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91288"/>
    <w:multiLevelType w:val="hybridMultilevel"/>
    <w:tmpl w:val="73726E68"/>
    <w:lvl w:ilvl="0" w:tplc="125A5B2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57723"/>
    <w:multiLevelType w:val="hybridMultilevel"/>
    <w:tmpl w:val="2C4CCA9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617C4"/>
    <w:multiLevelType w:val="hybridMultilevel"/>
    <w:tmpl w:val="F4BC6C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E720C"/>
    <w:multiLevelType w:val="hybridMultilevel"/>
    <w:tmpl w:val="00E8FC4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D12A8"/>
    <w:multiLevelType w:val="hybridMultilevel"/>
    <w:tmpl w:val="3F16BC5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D14B4"/>
    <w:multiLevelType w:val="hybridMultilevel"/>
    <w:tmpl w:val="A74A33B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C5600"/>
    <w:multiLevelType w:val="hybridMultilevel"/>
    <w:tmpl w:val="13F6168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C7F1C"/>
    <w:multiLevelType w:val="hybridMultilevel"/>
    <w:tmpl w:val="A5E0F61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F41CA"/>
    <w:multiLevelType w:val="hybridMultilevel"/>
    <w:tmpl w:val="6B5C2E5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F495676"/>
    <w:multiLevelType w:val="hybridMultilevel"/>
    <w:tmpl w:val="479ED6B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747275">
    <w:abstractNumId w:val="24"/>
  </w:num>
  <w:num w:numId="2" w16cid:durableId="118233642">
    <w:abstractNumId w:val="6"/>
  </w:num>
  <w:num w:numId="3" w16cid:durableId="1354185748">
    <w:abstractNumId w:val="4"/>
  </w:num>
  <w:num w:numId="4" w16cid:durableId="1408916430">
    <w:abstractNumId w:val="12"/>
  </w:num>
  <w:num w:numId="5" w16cid:durableId="1429933018">
    <w:abstractNumId w:val="10"/>
  </w:num>
  <w:num w:numId="6" w16cid:durableId="1597133296">
    <w:abstractNumId w:val="13"/>
  </w:num>
  <w:num w:numId="7" w16cid:durableId="1616326382">
    <w:abstractNumId w:val="21"/>
  </w:num>
  <w:num w:numId="8" w16cid:durableId="1834836617">
    <w:abstractNumId w:val="8"/>
  </w:num>
  <w:num w:numId="9" w16cid:durableId="1893494068">
    <w:abstractNumId w:val="23"/>
  </w:num>
  <w:num w:numId="10" w16cid:durableId="240406034">
    <w:abstractNumId w:val="9"/>
  </w:num>
  <w:num w:numId="11" w16cid:durableId="247230722">
    <w:abstractNumId w:val="0"/>
  </w:num>
  <w:num w:numId="12" w16cid:durableId="445545670">
    <w:abstractNumId w:val="5"/>
  </w:num>
  <w:num w:numId="13" w16cid:durableId="457182351">
    <w:abstractNumId w:val="15"/>
  </w:num>
  <w:num w:numId="14" w16cid:durableId="476149175">
    <w:abstractNumId w:val="1"/>
  </w:num>
  <w:num w:numId="15" w16cid:durableId="498886491">
    <w:abstractNumId w:val="3"/>
  </w:num>
  <w:num w:numId="16" w16cid:durableId="606816926">
    <w:abstractNumId w:val="22"/>
  </w:num>
  <w:num w:numId="17" w16cid:durableId="641152957">
    <w:abstractNumId w:val="18"/>
  </w:num>
  <w:num w:numId="18" w16cid:durableId="955020539">
    <w:abstractNumId w:val="19"/>
  </w:num>
  <w:num w:numId="19" w16cid:durableId="969672729">
    <w:abstractNumId w:val="14"/>
  </w:num>
  <w:num w:numId="20" w16cid:durableId="151873664">
    <w:abstractNumId w:val="20"/>
  </w:num>
  <w:num w:numId="21" w16cid:durableId="484246752">
    <w:abstractNumId w:val="25"/>
  </w:num>
  <w:num w:numId="22" w16cid:durableId="1003166260">
    <w:abstractNumId w:val="11"/>
  </w:num>
  <w:num w:numId="23" w16cid:durableId="386685897">
    <w:abstractNumId w:val="17"/>
  </w:num>
  <w:num w:numId="24" w16cid:durableId="571308474">
    <w:abstractNumId w:val="2"/>
  </w:num>
  <w:num w:numId="25" w16cid:durableId="669285776">
    <w:abstractNumId w:val="7"/>
  </w:num>
  <w:num w:numId="26" w16cid:durableId="135857990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mila Utreras">
    <w15:presenceInfo w15:providerId="Windows Live" w15:userId="21a7d57e8591b9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64"/>
    <w:rsid w:val="00001513"/>
    <w:rsid w:val="00014C90"/>
    <w:rsid w:val="00016D1E"/>
    <w:rsid w:val="00022281"/>
    <w:rsid w:val="000226CD"/>
    <w:rsid w:val="00022B65"/>
    <w:rsid w:val="00023875"/>
    <w:rsid w:val="0003217D"/>
    <w:rsid w:val="0003495E"/>
    <w:rsid w:val="00036E0D"/>
    <w:rsid w:val="000418E6"/>
    <w:rsid w:val="0004220E"/>
    <w:rsid w:val="00042467"/>
    <w:rsid w:val="00045D53"/>
    <w:rsid w:val="0006039D"/>
    <w:rsid w:val="000677E6"/>
    <w:rsid w:val="00070125"/>
    <w:rsid w:val="00071CFC"/>
    <w:rsid w:val="00080A8C"/>
    <w:rsid w:val="0008442B"/>
    <w:rsid w:val="0008443E"/>
    <w:rsid w:val="0009181E"/>
    <w:rsid w:val="000928FF"/>
    <w:rsid w:val="00093501"/>
    <w:rsid w:val="00093F27"/>
    <w:rsid w:val="0009543D"/>
    <w:rsid w:val="00095A72"/>
    <w:rsid w:val="000B1748"/>
    <w:rsid w:val="000B5309"/>
    <w:rsid w:val="000B79DD"/>
    <w:rsid w:val="000C29EA"/>
    <w:rsid w:val="000C5DE5"/>
    <w:rsid w:val="000D1D53"/>
    <w:rsid w:val="000F148E"/>
    <w:rsid w:val="000F6569"/>
    <w:rsid w:val="000F6ACB"/>
    <w:rsid w:val="00124478"/>
    <w:rsid w:val="00135368"/>
    <w:rsid w:val="0013714B"/>
    <w:rsid w:val="00142DC9"/>
    <w:rsid w:val="00152DD3"/>
    <w:rsid w:val="0016144C"/>
    <w:rsid w:val="00161EE1"/>
    <w:rsid w:val="001658DD"/>
    <w:rsid w:val="00165BD9"/>
    <w:rsid w:val="00183CD3"/>
    <w:rsid w:val="001A085D"/>
    <w:rsid w:val="001A782E"/>
    <w:rsid w:val="001C4600"/>
    <w:rsid w:val="001D613C"/>
    <w:rsid w:val="001E27C2"/>
    <w:rsid w:val="001E31EA"/>
    <w:rsid w:val="001E436B"/>
    <w:rsid w:val="001E4E5D"/>
    <w:rsid w:val="001F3FF6"/>
    <w:rsid w:val="00201012"/>
    <w:rsid w:val="002016A1"/>
    <w:rsid w:val="00207412"/>
    <w:rsid w:val="0021199E"/>
    <w:rsid w:val="002132BD"/>
    <w:rsid w:val="0021419A"/>
    <w:rsid w:val="00226C80"/>
    <w:rsid w:val="00232038"/>
    <w:rsid w:val="00237945"/>
    <w:rsid w:val="002553B2"/>
    <w:rsid w:val="00256684"/>
    <w:rsid w:val="00257DA6"/>
    <w:rsid w:val="00263088"/>
    <w:rsid w:val="0027632A"/>
    <w:rsid w:val="002860F9"/>
    <w:rsid w:val="00291EFA"/>
    <w:rsid w:val="002939BB"/>
    <w:rsid w:val="00294862"/>
    <w:rsid w:val="00294FA8"/>
    <w:rsid w:val="002B6971"/>
    <w:rsid w:val="002B6F02"/>
    <w:rsid w:val="002C509B"/>
    <w:rsid w:val="002C7FD8"/>
    <w:rsid w:val="002D7E3E"/>
    <w:rsid w:val="002E4C24"/>
    <w:rsid w:val="002F14AB"/>
    <w:rsid w:val="002F1D43"/>
    <w:rsid w:val="002F45E9"/>
    <w:rsid w:val="002F49C1"/>
    <w:rsid w:val="0030648A"/>
    <w:rsid w:val="00307E52"/>
    <w:rsid w:val="0031568F"/>
    <w:rsid w:val="00333F12"/>
    <w:rsid w:val="00337F09"/>
    <w:rsid w:val="003418DE"/>
    <w:rsid w:val="00342ABC"/>
    <w:rsid w:val="00347081"/>
    <w:rsid w:val="003508FB"/>
    <w:rsid w:val="00355816"/>
    <w:rsid w:val="0036116A"/>
    <w:rsid w:val="003647C7"/>
    <w:rsid w:val="0038181E"/>
    <w:rsid w:val="0038780A"/>
    <w:rsid w:val="003A37E0"/>
    <w:rsid w:val="003A4FF4"/>
    <w:rsid w:val="003A51F5"/>
    <w:rsid w:val="003B6072"/>
    <w:rsid w:val="003C065C"/>
    <w:rsid w:val="003C355D"/>
    <w:rsid w:val="003C4093"/>
    <w:rsid w:val="003D2DF2"/>
    <w:rsid w:val="003D55E3"/>
    <w:rsid w:val="003E6937"/>
    <w:rsid w:val="00412D09"/>
    <w:rsid w:val="0041351A"/>
    <w:rsid w:val="00415908"/>
    <w:rsid w:val="004218B7"/>
    <w:rsid w:val="00437FCD"/>
    <w:rsid w:val="004434CC"/>
    <w:rsid w:val="00443A30"/>
    <w:rsid w:val="004501A7"/>
    <w:rsid w:val="00457F36"/>
    <w:rsid w:val="00472668"/>
    <w:rsid w:val="00477D56"/>
    <w:rsid w:val="00480405"/>
    <w:rsid w:val="00482D8B"/>
    <w:rsid w:val="0048329A"/>
    <w:rsid w:val="00487D38"/>
    <w:rsid w:val="00493DF0"/>
    <w:rsid w:val="004A018C"/>
    <w:rsid w:val="004A458F"/>
    <w:rsid w:val="004A6057"/>
    <w:rsid w:val="004C19C9"/>
    <w:rsid w:val="004C5E89"/>
    <w:rsid w:val="004D3F65"/>
    <w:rsid w:val="004D73F1"/>
    <w:rsid w:val="004E004B"/>
    <w:rsid w:val="004E1B28"/>
    <w:rsid w:val="004F609C"/>
    <w:rsid w:val="00501E14"/>
    <w:rsid w:val="00505233"/>
    <w:rsid w:val="00505A03"/>
    <w:rsid w:val="00511C06"/>
    <w:rsid w:val="00515C61"/>
    <w:rsid w:val="0051683E"/>
    <w:rsid w:val="00527089"/>
    <w:rsid w:val="0053252E"/>
    <w:rsid w:val="00547D2A"/>
    <w:rsid w:val="0055095B"/>
    <w:rsid w:val="005658A0"/>
    <w:rsid w:val="005700A7"/>
    <w:rsid w:val="005713F7"/>
    <w:rsid w:val="00571E36"/>
    <w:rsid w:val="00581232"/>
    <w:rsid w:val="00581AC0"/>
    <w:rsid w:val="00597267"/>
    <w:rsid w:val="0059760D"/>
    <w:rsid w:val="005A20BE"/>
    <w:rsid w:val="005A23C8"/>
    <w:rsid w:val="005A2822"/>
    <w:rsid w:val="005A2E44"/>
    <w:rsid w:val="005A308C"/>
    <w:rsid w:val="005A37FB"/>
    <w:rsid w:val="005B5E9D"/>
    <w:rsid w:val="005B617F"/>
    <w:rsid w:val="005B7FD7"/>
    <w:rsid w:val="005C00D8"/>
    <w:rsid w:val="005C4451"/>
    <w:rsid w:val="005D29FD"/>
    <w:rsid w:val="005E2EC6"/>
    <w:rsid w:val="005E348C"/>
    <w:rsid w:val="005F2BE2"/>
    <w:rsid w:val="00610766"/>
    <w:rsid w:val="00627737"/>
    <w:rsid w:val="006403BB"/>
    <w:rsid w:val="00643CB3"/>
    <w:rsid w:val="00654A41"/>
    <w:rsid w:val="0066290C"/>
    <w:rsid w:val="00664B41"/>
    <w:rsid w:val="006655D2"/>
    <w:rsid w:val="00666771"/>
    <w:rsid w:val="00667438"/>
    <w:rsid w:val="006678BC"/>
    <w:rsid w:val="006768CF"/>
    <w:rsid w:val="00677D7E"/>
    <w:rsid w:val="006864B1"/>
    <w:rsid w:val="00692B39"/>
    <w:rsid w:val="006933C6"/>
    <w:rsid w:val="006A1634"/>
    <w:rsid w:val="006A5BD5"/>
    <w:rsid w:val="006B3E02"/>
    <w:rsid w:val="006D3D22"/>
    <w:rsid w:val="006D5ABC"/>
    <w:rsid w:val="006D661F"/>
    <w:rsid w:val="006E34BF"/>
    <w:rsid w:val="006E444E"/>
    <w:rsid w:val="006E7213"/>
    <w:rsid w:val="006F23C6"/>
    <w:rsid w:val="006F64F6"/>
    <w:rsid w:val="007010B0"/>
    <w:rsid w:val="007267C2"/>
    <w:rsid w:val="007409CE"/>
    <w:rsid w:val="00742DBA"/>
    <w:rsid w:val="00743D2C"/>
    <w:rsid w:val="00746345"/>
    <w:rsid w:val="0076252A"/>
    <w:rsid w:val="007767D2"/>
    <w:rsid w:val="00781AB8"/>
    <w:rsid w:val="00781C1C"/>
    <w:rsid w:val="00793D42"/>
    <w:rsid w:val="00795436"/>
    <w:rsid w:val="007A1857"/>
    <w:rsid w:val="007A3F6C"/>
    <w:rsid w:val="007B1D74"/>
    <w:rsid w:val="007B2625"/>
    <w:rsid w:val="007B4A37"/>
    <w:rsid w:val="007C0AB1"/>
    <w:rsid w:val="007C3941"/>
    <w:rsid w:val="007C65DC"/>
    <w:rsid w:val="007D0B97"/>
    <w:rsid w:val="007E318A"/>
    <w:rsid w:val="007E3E1B"/>
    <w:rsid w:val="007E6BBF"/>
    <w:rsid w:val="00800BAB"/>
    <w:rsid w:val="0080498F"/>
    <w:rsid w:val="00817B9A"/>
    <w:rsid w:val="0083120A"/>
    <w:rsid w:val="00833744"/>
    <w:rsid w:val="008534FB"/>
    <w:rsid w:val="00853A15"/>
    <w:rsid w:val="00853EE6"/>
    <w:rsid w:val="00856B8F"/>
    <w:rsid w:val="008608B0"/>
    <w:rsid w:val="00866A96"/>
    <w:rsid w:val="00873593"/>
    <w:rsid w:val="0087359C"/>
    <w:rsid w:val="00873D42"/>
    <w:rsid w:val="00886E5E"/>
    <w:rsid w:val="00891A06"/>
    <w:rsid w:val="008B27B0"/>
    <w:rsid w:val="008C16EF"/>
    <w:rsid w:val="008C53B0"/>
    <w:rsid w:val="008C6C50"/>
    <w:rsid w:val="008F14DA"/>
    <w:rsid w:val="00901483"/>
    <w:rsid w:val="00902ED8"/>
    <w:rsid w:val="0090699B"/>
    <w:rsid w:val="00912BDF"/>
    <w:rsid w:val="009239E3"/>
    <w:rsid w:val="0092422E"/>
    <w:rsid w:val="009246EA"/>
    <w:rsid w:val="009355FF"/>
    <w:rsid w:val="0093670F"/>
    <w:rsid w:val="00951578"/>
    <w:rsid w:val="0095407B"/>
    <w:rsid w:val="009664AD"/>
    <w:rsid w:val="00990211"/>
    <w:rsid w:val="00991CFA"/>
    <w:rsid w:val="009A18FC"/>
    <w:rsid w:val="009A73F6"/>
    <w:rsid w:val="009A7BB5"/>
    <w:rsid w:val="009B01AD"/>
    <w:rsid w:val="009B03B6"/>
    <w:rsid w:val="009C1E28"/>
    <w:rsid w:val="009C4643"/>
    <w:rsid w:val="009C6665"/>
    <w:rsid w:val="009E5DAC"/>
    <w:rsid w:val="00A12664"/>
    <w:rsid w:val="00A21EF1"/>
    <w:rsid w:val="00A21FC5"/>
    <w:rsid w:val="00A227D0"/>
    <w:rsid w:val="00A53BCD"/>
    <w:rsid w:val="00A5656D"/>
    <w:rsid w:val="00A61B33"/>
    <w:rsid w:val="00A62100"/>
    <w:rsid w:val="00A628EC"/>
    <w:rsid w:val="00A658B1"/>
    <w:rsid w:val="00A75E08"/>
    <w:rsid w:val="00A77548"/>
    <w:rsid w:val="00A77A8B"/>
    <w:rsid w:val="00A9172A"/>
    <w:rsid w:val="00A9562B"/>
    <w:rsid w:val="00A95791"/>
    <w:rsid w:val="00A95A9E"/>
    <w:rsid w:val="00AA677B"/>
    <w:rsid w:val="00AD1F02"/>
    <w:rsid w:val="00AD2A4D"/>
    <w:rsid w:val="00AE042A"/>
    <w:rsid w:val="00AF19FA"/>
    <w:rsid w:val="00AF5B99"/>
    <w:rsid w:val="00AF7297"/>
    <w:rsid w:val="00B05476"/>
    <w:rsid w:val="00B06EDA"/>
    <w:rsid w:val="00B1039E"/>
    <w:rsid w:val="00B11A37"/>
    <w:rsid w:val="00B11A5E"/>
    <w:rsid w:val="00B129F6"/>
    <w:rsid w:val="00B24FE5"/>
    <w:rsid w:val="00B309B5"/>
    <w:rsid w:val="00B37F78"/>
    <w:rsid w:val="00B4692F"/>
    <w:rsid w:val="00B570DF"/>
    <w:rsid w:val="00B738E1"/>
    <w:rsid w:val="00B803C1"/>
    <w:rsid w:val="00B81276"/>
    <w:rsid w:val="00B83CA4"/>
    <w:rsid w:val="00B85238"/>
    <w:rsid w:val="00B94D6E"/>
    <w:rsid w:val="00B950A8"/>
    <w:rsid w:val="00B9789C"/>
    <w:rsid w:val="00BA25B4"/>
    <w:rsid w:val="00BA3440"/>
    <w:rsid w:val="00BC3E69"/>
    <w:rsid w:val="00BD03D2"/>
    <w:rsid w:val="00BD09C9"/>
    <w:rsid w:val="00BD6C4E"/>
    <w:rsid w:val="00BE690A"/>
    <w:rsid w:val="00BF5039"/>
    <w:rsid w:val="00C013F6"/>
    <w:rsid w:val="00C22A7C"/>
    <w:rsid w:val="00C36AB7"/>
    <w:rsid w:val="00C40822"/>
    <w:rsid w:val="00C424D4"/>
    <w:rsid w:val="00C5313C"/>
    <w:rsid w:val="00C55DDE"/>
    <w:rsid w:val="00C63183"/>
    <w:rsid w:val="00C66D77"/>
    <w:rsid w:val="00C70B8F"/>
    <w:rsid w:val="00C725C6"/>
    <w:rsid w:val="00C7591B"/>
    <w:rsid w:val="00C772E0"/>
    <w:rsid w:val="00C8138D"/>
    <w:rsid w:val="00C910DF"/>
    <w:rsid w:val="00C93231"/>
    <w:rsid w:val="00CB64B2"/>
    <w:rsid w:val="00CC3082"/>
    <w:rsid w:val="00CC7D28"/>
    <w:rsid w:val="00CD03DA"/>
    <w:rsid w:val="00CD63B5"/>
    <w:rsid w:val="00CE52A4"/>
    <w:rsid w:val="00CE5DAA"/>
    <w:rsid w:val="00CE716E"/>
    <w:rsid w:val="00CE7408"/>
    <w:rsid w:val="00CF33EC"/>
    <w:rsid w:val="00D14D01"/>
    <w:rsid w:val="00D23EA0"/>
    <w:rsid w:val="00D3435D"/>
    <w:rsid w:val="00D521FD"/>
    <w:rsid w:val="00D54BA4"/>
    <w:rsid w:val="00D618C9"/>
    <w:rsid w:val="00D61991"/>
    <w:rsid w:val="00D63364"/>
    <w:rsid w:val="00D64389"/>
    <w:rsid w:val="00D74090"/>
    <w:rsid w:val="00D740AD"/>
    <w:rsid w:val="00D87566"/>
    <w:rsid w:val="00D908C6"/>
    <w:rsid w:val="00DA1EC3"/>
    <w:rsid w:val="00DA270C"/>
    <w:rsid w:val="00DB46D8"/>
    <w:rsid w:val="00DC49FF"/>
    <w:rsid w:val="00DF30A0"/>
    <w:rsid w:val="00DF79DA"/>
    <w:rsid w:val="00E013E4"/>
    <w:rsid w:val="00E0400B"/>
    <w:rsid w:val="00E04D9A"/>
    <w:rsid w:val="00E07998"/>
    <w:rsid w:val="00E13B08"/>
    <w:rsid w:val="00E16933"/>
    <w:rsid w:val="00E21A91"/>
    <w:rsid w:val="00E3079D"/>
    <w:rsid w:val="00E337EE"/>
    <w:rsid w:val="00E37DD1"/>
    <w:rsid w:val="00E44E03"/>
    <w:rsid w:val="00E45538"/>
    <w:rsid w:val="00E57C66"/>
    <w:rsid w:val="00E660C2"/>
    <w:rsid w:val="00E90AF7"/>
    <w:rsid w:val="00E922FC"/>
    <w:rsid w:val="00EA55D1"/>
    <w:rsid w:val="00EB1983"/>
    <w:rsid w:val="00EB2C93"/>
    <w:rsid w:val="00EC13BE"/>
    <w:rsid w:val="00EE14F5"/>
    <w:rsid w:val="00EF17CE"/>
    <w:rsid w:val="00EF7A1E"/>
    <w:rsid w:val="00EF7DF3"/>
    <w:rsid w:val="00F03FAE"/>
    <w:rsid w:val="00F060EA"/>
    <w:rsid w:val="00F132AB"/>
    <w:rsid w:val="00F233FF"/>
    <w:rsid w:val="00F23874"/>
    <w:rsid w:val="00F26281"/>
    <w:rsid w:val="00F3446D"/>
    <w:rsid w:val="00F36E17"/>
    <w:rsid w:val="00F52492"/>
    <w:rsid w:val="00F5630F"/>
    <w:rsid w:val="00F602F4"/>
    <w:rsid w:val="00F62F70"/>
    <w:rsid w:val="00F81D70"/>
    <w:rsid w:val="00F8279C"/>
    <w:rsid w:val="00F843EE"/>
    <w:rsid w:val="00FA6B99"/>
    <w:rsid w:val="00FB2C96"/>
    <w:rsid w:val="00FB4F5E"/>
    <w:rsid w:val="00FB69E4"/>
    <w:rsid w:val="00FC2962"/>
    <w:rsid w:val="00FC3AB5"/>
    <w:rsid w:val="00FD075D"/>
    <w:rsid w:val="00FD1AEB"/>
    <w:rsid w:val="00FF6FA0"/>
    <w:rsid w:val="00FF7AF3"/>
    <w:rsid w:val="1555BFCE"/>
    <w:rsid w:val="27A29855"/>
    <w:rsid w:val="3CB315A3"/>
    <w:rsid w:val="5E40667A"/>
    <w:rsid w:val="75A6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9BFA"/>
  <w15:chartTrackingRefBased/>
  <w15:docId w15:val="{B8EBDBF3-17DD-464E-B6EF-A9AF1B8D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1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63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36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63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364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664A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664AD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9664AD"/>
    <w:rPr>
      <w:sz w:val="16"/>
      <w:szCs w:val="16"/>
    </w:rPr>
  </w:style>
  <w:style w:type="paragraph" w:styleId="Revisin">
    <w:name w:val="Revision"/>
    <w:hidden/>
    <w:uiPriority w:val="99"/>
    <w:semiHidden/>
    <w:rsid w:val="00F524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639</Words>
  <Characters>3269</Characters>
  <Application>Microsoft Office Word</Application>
  <DocSecurity>0</DocSecurity>
  <Lines>56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82</cp:revision>
  <dcterms:created xsi:type="dcterms:W3CDTF">2026-02-27T11:29:00Z</dcterms:created>
  <dcterms:modified xsi:type="dcterms:W3CDTF">2026-03-09T12:33:00Z</dcterms:modified>
</cp:coreProperties>
</file>