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E7A6" w14:textId="5F580EAE" w:rsidR="000B5EFF" w:rsidRDefault="000B5EFF" w:rsidP="00C35A1B">
      <w:pPr>
        <w:jc w:val="both"/>
      </w:pPr>
      <w:ins w:id="0" w:author="Camila Utreras" w:date="2026-03-02T15:24:00Z" w16du:dateUtc="2026-03-02T14:24:00Z">
        <w:r>
          <w:t>Ahora comenzamos la actividad principal</w:t>
        </w:r>
        <w:r w:rsidR="003A4A24">
          <w:t>. Le recordamos que h</w:t>
        </w:r>
      </w:ins>
      <w:ins w:id="1" w:author="Camila Utreras" w:date="2026-03-02T15:25:00Z" w16du:dateUtc="2026-03-02T14:25:00Z">
        <w:r w:rsidR="003A4A24">
          <w:t>abrá 10 preguntas</w:t>
        </w:r>
        <w:r w:rsidR="00626129">
          <w:t>.</w:t>
        </w:r>
        <w:r w:rsidR="003A4A24">
          <w:t xml:space="preserve"> </w:t>
        </w:r>
        <w:r w:rsidR="00626129">
          <w:t xml:space="preserve">Las respuestas a estas preguntas están asociadas al pago de un </w:t>
        </w:r>
        <w:r w:rsidR="00626129" w:rsidRPr="00FB26BE">
          <w:rPr>
            <w:highlight w:val="yellow"/>
          </w:rPr>
          <w:t>[bono]</w:t>
        </w:r>
        <w:r w:rsidR="00626129">
          <w:t xml:space="preserve"> adicional. Al final el computador va a sortear una de las 10 preguntas, si tu respuesta es correcta recibirás [XX], de lo contrario recibirás solo 1 punto. Como nadie sabe cuál será la pregunta sorteada para el pago responde a todas las preguntas como si fueran a determinar tu bono adicional.</w:t>
        </w:r>
      </w:ins>
    </w:p>
    <w:p w14:paraId="6FE35F4A" w14:textId="2C3BDC3C" w:rsidR="004E6AF3" w:rsidDel="00B3644A" w:rsidRDefault="00C35A1B" w:rsidP="00C35A1B">
      <w:pPr>
        <w:jc w:val="both"/>
        <w:rPr>
          <w:del w:id="2" w:author="Camila Utreras" w:date="2026-03-02T15:27:00Z" w16du:dateUtc="2026-03-02T14:27:00Z"/>
        </w:rPr>
      </w:pPr>
      <w:del w:id="3" w:author="Camila Utreras" w:date="2026-03-02T15:27:00Z" w16du:dateUtc="2026-03-02T14:27:00Z">
        <w:r w:rsidDel="00B3644A">
          <w:delText xml:space="preserve">Muchas gracias por haber llegado hasta aquí, </w:delText>
        </w:r>
        <w:r w:rsidR="00313628" w:rsidDel="00B3644A">
          <w:delText>A</w:delText>
        </w:r>
        <w:r w:rsidR="005E0D9A" w:rsidDel="00B3644A">
          <w:delText xml:space="preserve"> </w:delText>
        </w:r>
        <w:r w:rsidR="005A1EE1" w:rsidDel="00B3644A">
          <w:delText>continuación,</w:delText>
        </w:r>
        <w:r w:rsidR="005E0D9A" w:rsidDel="00B3644A">
          <w:delText xml:space="preserve"> </w:delText>
        </w:r>
        <w:r w:rsidR="00313628" w:rsidDel="00B3644A">
          <w:delText>responderá un</w:delText>
        </w:r>
        <w:r w:rsidR="005E0D9A" w:rsidDel="00B3644A">
          <w:delText xml:space="preserve"> breve cuestionario con preguntas sobre lo</w:delText>
        </w:r>
        <w:r w:rsidR="0061261F" w:rsidDel="00B3644A">
          <w:delText xml:space="preserve">s contenidos que revisó </w:delText>
        </w:r>
        <w:r w:rsidR="004C0B8C" w:rsidDel="00B3644A">
          <w:delText xml:space="preserve">anteriormente </w:delText>
        </w:r>
        <w:r w:rsidR="0061261F" w:rsidRPr="0061261F" w:rsidDel="00B3644A">
          <w:delText>considerando el perfil que se le asignó al inicio del estudio, el cual se muestra nuevamente a continuación.</w:delText>
        </w:r>
      </w:del>
    </w:p>
    <w:p w14:paraId="46780965" w14:textId="3C90223F" w:rsidR="004E6AF3" w:rsidDel="00B3644A" w:rsidRDefault="004E6AF3" w:rsidP="00C35A1B">
      <w:pPr>
        <w:jc w:val="both"/>
        <w:rPr>
          <w:del w:id="4" w:author="Camila Utreras" w:date="2026-03-02T15:27:00Z" w16du:dateUtc="2026-03-02T14:27:00Z"/>
        </w:rPr>
      </w:pPr>
      <w:del w:id="5" w:author="Camila Utreras" w:date="2026-03-02T15:27:00Z" w16du:dateUtc="2026-03-02T14:27:00Z">
        <w:r w:rsidRPr="00CF57FC" w:rsidDel="00B3644A">
          <w:rPr>
            <w:shd w:val="clear" w:color="auto" w:fill="CAEDFB" w:themeFill="accent4" w:themeFillTint="33"/>
          </w:rPr>
          <w:delText xml:space="preserve">[Se muestra el perfil de nuevo] </w:delText>
        </w:r>
      </w:del>
    </w:p>
    <w:p w14:paraId="4B93481E" w14:textId="005E4040" w:rsidR="00B737DB" w:rsidDel="00B3644A" w:rsidRDefault="007277E1" w:rsidP="00C35A1B">
      <w:pPr>
        <w:jc w:val="both"/>
        <w:rPr>
          <w:del w:id="6" w:author="Camila Utreras" w:date="2026-03-02T15:27:00Z" w16du:dateUtc="2026-03-02T14:27:00Z"/>
        </w:rPr>
      </w:pPr>
      <w:del w:id="7" w:author="Camila Utreras" w:date="2026-03-02T15:27:00Z" w16du:dateUtc="2026-03-02T14:27:00Z">
        <w:r w:rsidDel="00B3644A">
          <w:delText xml:space="preserve">Le recordamos que la compensación </w:delText>
        </w:r>
        <w:r w:rsidR="006C3E6E" w:rsidDel="00B3644A">
          <w:delText xml:space="preserve">por participar es de </w:delText>
        </w:r>
        <w:r w:rsidDel="00B3644A">
          <w:delText>[X] tokens fijos y</w:delText>
        </w:r>
        <w:r w:rsidR="006C3E6E" w:rsidDel="00B3644A">
          <w:delText>, adicionalmente</w:delText>
        </w:r>
        <w:r w:rsidR="003E3CAC" w:rsidDel="00B3644A">
          <w:delText xml:space="preserve">, </w:delText>
        </w:r>
        <w:r w:rsidR="00B46EFF" w:rsidDel="00B3644A">
          <w:delText xml:space="preserve">se </w:delText>
        </w:r>
        <w:r w:rsidR="003E3CAC" w:rsidDel="00B3644A">
          <w:delText xml:space="preserve">seleccionará al azar </w:delText>
        </w:r>
        <w:r w:rsidR="00B46EFF" w:rsidDel="00B3644A">
          <w:delText>una de las preguntas del cuestionario</w:delText>
        </w:r>
        <w:r w:rsidR="003E3CAC" w:rsidDel="00B3644A">
          <w:delText xml:space="preserve">; </w:delText>
        </w:r>
        <w:r w:rsidR="005A1EE1" w:rsidRPr="005A1EE1" w:rsidDel="00B3644A">
          <w:delText>si su respuesta a esa pregunta es correcta, se sumarán [X] tokens extra.</w:delText>
        </w:r>
      </w:del>
    </w:p>
    <w:p w14:paraId="36A88BC0" w14:textId="57748507" w:rsidR="004C0B8C" w:rsidRDefault="00511BF4" w:rsidP="009E0B9A">
      <w:pPr>
        <w:shd w:val="clear" w:color="auto" w:fill="CAEDFB" w:themeFill="accent4" w:themeFillTint="33"/>
        <w:jc w:val="both"/>
      </w:pPr>
      <w:r>
        <w:t>[pasamos la pantalla hacia el cuestionario y se les entrega la siguiente instrucción:]</w:t>
      </w:r>
    </w:p>
    <w:p w14:paraId="29B9E698" w14:textId="768CD785" w:rsidR="006A56BE" w:rsidRPr="00364C98" w:rsidRDefault="00366352" w:rsidP="006A56BE">
      <w:pPr>
        <w:jc w:val="both"/>
      </w:pPr>
      <w:ins w:id="8" w:author="Camila Utreras" w:date="2026-03-02T15:27:00Z" w16du:dateUtc="2026-03-02T14:27:00Z">
        <w:r>
          <w:t>Cada una de las preguntas tiene 4 alternativas, solo una de ellas es correcta</w:t>
        </w:r>
      </w:ins>
      <w:ins w:id="9" w:author="Camila Utreras" w:date="2026-03-02T15:28:00Z" w16du:dateUtc="2026-03-02T14:28:00Z">
        <w:r>
          <w:t xml:space="preserve">. </w:t>
        </w:r>
      </w:ins>
      <w:del w:id="10" w:author="Camila Utreras" w:date="2026-03-02T15:28:00Z" w16du:dateUtc="2026-03-02T14:28:00Z">
        <w:r w:rsidR="0078387B" w:rsidDel="00DC3112">
          <w:delText xml:space="preserve">Para responder correctamente el cuestionario, es fundamental que seleccione únicamente una alternativa por cada una de las 10 preguntas que se le presentarán. Le solicitamos que base sus respuestas exclusivamente en el contenido que revisó previamente y en el perfil que se le asignó. </w:delText>
        </w:r>
      </w:del>
      <w:ins w:id="11" w:author="Camila Utreras" w:date="2026-03-02T15:29:00Z" w16du:dateUtc="2026-03-02T14:29:00Z">
        <w:r w:rsidR="00511977">
          <w:t xml:space="preserve">Le recordamos que </w:t>
        </w:r>
      </w:ins>
      <w:del w:id="12" w:author="Camila Utreras" w:date="2026-03-02T15:29:00Z" w16du:dateUtc="2026-03-02T14:29:00Z">
        <w:r w:rsidR="0078387B" w:rsidDel="00511977">
          <w:delText>N</w:delText>
        </w:r>
      </w:del>
      <w:ins w:id="13" w:author="Camila Utreras" w:date="2026-03-02T15:29:00Z" w16du:dateUtc="2026-03-02T14:29:00Z">
        <w:r w:rsidR="00511977">
          <w:t>n</w:t>
        </w:r>
      </w:ins>
      <w:r w:rsidR="0078387B">
        <w:t>o utilice fuentes externas ni busque información fuera del material proporcionado</w:t>
      </w:r>
      <w:ins w:id="14" w:author="Camila Utreras" w:date="2026-03-02T15:29:00Z" w16du:dateUtc="2026-03-02T14:29:00Z">
        <w:r w:rsidR="00511977">
          <w:t>.</w:t>
        </w:r>
      </w:ins>
      <w:del w:id="15" w:author="Camila Utreras" w:date="2026-03-02T15:29:00Z" w16du:dateUtc="2026-03-02T14:29:00Z">
        <w:r w:rsidR="0078387B" w:rsidDel="00511977">
          <w:delText>; responda conforme a lo que recuerde del material revisado.</w:delText>
        </w:r>
        <w:r w:rsidR="00364C98" w:rsidDel="00511977">
          <w:delText xml:space="preserve"> </w:delText>
        </w:r>
      </w:del>
      <w:r w:rsidR="00364C98">
        <w:t xml:space="preserve">El caso estará siempre disponible apretando el botón “Ver mi Caso” que se encuentra en [XXX] de la pantalla. </w:t>
      </w:r>
    </w:p>
    <w:p w14:paraId="0967F94C" w14:textId="452F66F1" w:rsidR="000928FF" w:rsidRPr="00EF7DF3" w:rsidRDefault="008C16EF" w:rsidP="0090699B">
      <w:pPr>
        <w:jc w:val="center"/>
        <w:rPr>
          <w:b/>
          <w:bCs/>
        </w:rPr>
      </w:pPr>
      <w:r w:rsidRPr="00EF7DF3">
        <w:rPr>
          <w:b/>
          <w:bCs/>
        </w:rPr>
        <w:t>Cuestionario</w:t>
      </w:r>
    </w:p>
    <w:p w14:paraId="0E4F7652" w14:textId="4FEB7670" w:rsidR="008C16EF" w:rsidRPr="00EF7DF3" w:rsidRDefault="008C16EF" w:rsidP="008C16EF">
      <w:pPr>
        <w:pStyle w:val="Prrafodelista"/>
        <w:numPr>
          <w:ilvl w:val="0"/>
          <w:numId w:val="13"/>
        </w:numPr>
        <w:rPr>
          <w:b/>
          <w:bCs/>
        </w:rPr>
      </w:pPr>
      <w:r w:rsidRPr="00EF7DF3">
        <w:rPr>
          <w:b/>
          <w:bCs/>
        </w:rPr>
        <w:t xml:space="preserve">¿Cuál es el primer </w:t>
      </w:r>
      <w:r w:rsidR="5E40667A" w:rsidRPr="00EF7DF3">
        <w:rPr>
          <w:b/>
          <w:bCs/>
        </w:rPr>
        <w:t>trámite</w:t>
      </w:r>
      <w:r w:rsidRPr="00EF7DF3">
        <w:rPr>
          <w:b/>
          <w:bCs/>
        </w:rPr>
        <w:t xml:space="preserve"> que debe realizar Marcelo</w:t>
      </w:r>
      <w:r w:rsidR="002C7FD8">
        <w:rPr>
          <w:b/>
          <w:bCs/>
        </w:rPr>
        <w:t>/a</w:t>
      </w:r>
      <w:r w:rsidR="00B950A8">
        <w:rPr>
          <w:b/>
          <w:bCs/>
        </w:rPr>
        <w:t xml:space="preserve"> para iniciar su proceso de jubilación</w:t>
      </w:r>
      <w:r w:rsidRPr="00EF7DF3">
        <w:rPr>
          <w:b/>
          <w:bCs/>
        </w:rPr>
        <w:t xml:space="preserve">? </w:t>
      </w:r>
    </w:p>
    <w:p w14:paraId="159F7D60" w14:textId="77777777" w:rsidR="00CE52A4" w:rsidRPr="00EF7DF3" w:rsidRDefault="00CE52A4" w:rsidP="0021419A">
      <w:pPr>
        <w:pStyle w:val="Prrafodelista"/>
        <w:numPr>
          <w:ilvl w:val="0"/>
          <w:numId w:val="16"/>
        </w:numPr>
      </w:pPr>
      <w:r w:rsidRPr="00EF7DF3">
        <w:t>Ir a su AFP y completar la Solicitud de Pensión</w:t>
      </w:r>
    </w:p>
    <w:p w14:paraId="27A5D7EE" w14:textId="77777777" w:rsidR="00A21EF1" w:rsidRPr="00EF7DF3" w:rsidRDefault="00A21EF1" w:rsidP="0021419A">
      <w:pPr>
        <w:pStyle w:val="Prrafodelista"/>
        <w:numPr>
          <w:ilvl w:val="0"/>
          <w:numId w:val="16"/>
        </w:numPr>
      </w:pPr>
      <w:r w:rsidRPr="00EF7DF3">
        <w:t>Ir directo a una Compañía de Seguros y firmar un contrato</w:t>
      </w:r>
    </w:p>
    <w:p w14:paraId="0E7E7A53" w14:textId="77777777" w:rsidR="00A21EF1" w:rsidRPr="00EF7DF3" w:rsidRDefault="00A21EF1" w:rsidP="0021419A">
      <w:pPr>
        <w:pStyle w:val="Prrafodelista"/>
        <w:numPr>
          <w:ilvl w:val="0"/>
          <w:numId w:val="16"/>
        </w:numPr>
      </w:pPr>
      <w:r w:rsidRPr="00EF7DF3">
        <w:t>Esperar a que el sistema le asigne una modalidad automáticamente</w:t>
      </w:r>
    </w:p>
    <w:p w14:paraId="0A807BAF" w14:textId="292D8533" w:rsidR="005A20BE" w:rsidRPr="00EF7DF3" w:rsidRDefault="005A20BE" w:rsidP="000928FF">
      <w:pPr>
        <w:pStyle w:val="Prrafodelista"/>
        <w:numPr>
          <w:ilvl w:val="0"/>
          <w:numId w:val="16"/>
        </w:numPr>
      </w:pPr>
      <w:r w:rsidRPr="00EF7DF3">
        <w:t>Ingresar primero una Solicitud de Ofertas al SCOMP sin pasar por AFP</w:t>
      </w:r>
    </w:p>
    <w:p w14:paraId="0E836ED8" w14:textId="29047BB4" w:rsidR="000928FF" w:rsidRPr="00EF7DF3" w:rsidRDefault="000928FF" w:rsidP="001658DD">
      <w:pPr>
        <w:rPr>
          <w:i/>
          <w:iCs/>
        </w:rPr>
      </w:pPr>
      <w:r w:rsidRPr="00EF7DF3">
        <w:rPr>
          <w:i/>
          <w:iCs/>
        </w:rPr>
        <w:t>Clave: a. p</w:t>
      </w:r>
      <w:r w:rsidR="005A20BE" w:rsidRPr="00EF7DF3">
        <w:rPr>
          <w:i/>
          <w:iCs/>
        </w:rPr>
        <w:t>ara todos los posibles casos</w:t>
      </w:r>
    </w:p>
    <w:p w14:paraId="75D366CB" w14:textId="228DB484" w:rsidR="009C4643" w:rsidRPr="00EF7DF3" w:rsidRDefault="00643CB3" w:rsidP="009C4643">
      <w:pPr>
        <w:pStyle w:val="Prrafodelista"/>
        <w:numPr>
          <w:ilvl w:val="0"/>
          <w:numId w:val="13"/>
        </w:numPr>
        <w:rPr>
          <w:b/>
          <w:bCs/>
        </w:rPr>
      </w:pPr>
      <w:r>
        <w:rPr>
          <w:b/>
          <w:bCs/>
        </w:rPr>
        <w:t>Teniendo un</w:t>
      </w:r>
      <w:r w:rsidR="00E013E4" w:rsidRPr="00EF7DF3">
        <w:rPr>
          <w:b/>
          <w:bCs/>
        </w:rPr>
        <w:t xml:space="preserve"> certificado de Saldo, </w:t>
      </w:r>
      <w:r w:rsidR="00493DF0" w:rsidRPr="00EF7DF3">
        <w:rPr>
          <w:b/>
          <w:bCs/>
        </w:rPr>
        <w:t>¿</w:t>
      </w:r>
      <w:r w:rsidR="00597267">
        <w:rPr>
          <w:b/>
          <w:bCs/>
        </w:rPr>
        <w:t>cuál es el siguiente paso para avanzar en el proceso</w:t>
      </w:r>
      <w:r w:rsidR="00493DF0" w:rsidRPr="00EF7DF3">
        <w:rPr>
          <w:b/>
          <w:bCs/>
        </w:rPr>
        <w:t>?</w:t>
      </w:r>
    </w:p>
    <w:p w14:paraId="40C8EFC0" w14:textId="77777777" w:rsidR="00A95A9E" w:rsidRPr="00EF7DF3" w:rsidRDefault="00A95A9E" w:rsidP="00A95A9E">
      <w:pPr>
        <w:pStyle w:val="Prrafodelista"/>
        <w:numPr>
          <w:ilvl w:val="0"/>
          <w:numId w:val="7"/>
        </w:numPr>
      </w:pPr>
      <w:r w:rsidRPr="00EF7DF3">
        <w:lastRenderedPageBreak/>
        <w:t>Completar en SCOMP el formulario “Solicitud de Ofertas” (con Certificado de Saldo vigente)</w:t>
      </w:r>
    </w:p>
    <w:p w14:paraId="01F93096" w14:textId="1C7EF429" w:rsidR="00A95A9E" w:rsidRPr="00EF7DF3" w:rsidRDefault="00A95A9E" w:rsidP="00A95A9E">
      <w:pPr>
        <w:pStyle w:val="Prrafodelista"/>
        <w:numPr>
          <w:ilvl w:val="0"/>
          <w:numId w:val="7"/>
        </w:numPr>
      </w:pPr>
      <w:del w:id="16" w:author="Camila Utreras" w:date="2026-03-10T15:37:00Z" w16du:dateUtc="2026-03-10T14:37:00Z">
        <w:r w:rsidRPr="00EF7DF3" w:rsidDel="009F4412">
          <w:delText>No corresponde usar SCOMP</w:delText>
        </w:r>
        <w:r w:rsidR="005B5E9D" w:rsidRPr="00EF7DF3" w:rsidDel="009F4412">
          <w:delText>,</w:delText>
        </w:r>
        <w:r w:rsidRPr="00EF7DF3" w:rsidDel="009F4412">
          <w:delText xml:space="preserve"> c</w:delText>
        </w:r>
      </w:del>
      <w:ins w:id="17" w:author="Camila Utreras" w:date="2026-03-10T15:37:00Z" w16du:dateUtc="2026-03-10T14:37:00Z">
        <w:r w:rsidR="009F4412">
          <w:t>C</w:t>
        </w:r>
      </w:ins>
      <w:r w:rsidRPr="00EF7DF3">
        <w:t>ontinuar el trámite con su AFP bajo Retiro Programado</w:t>
      </w:r>
    </w:p>
    <w:p w14:paraId="563C7D30" w14:textId="5CFC18E9" w:rsidR="005B5E9D" w:rsidRPr="00EF7DF3" w:rsidRDefault="005B5E9D" w:rsidP="00A95A9E">
      <w:pPr>
        <w:pStyle w:val="Prrafodelista"/>
        <w:numPr>
          <w:ilvl w:val="0"/>
          <w:numId w:val="7"/>
        </w:numPr>
      </w:pPr>
      <w:r w:rsidRPr="00EF7DF3">
        <w:t>Ir directo a una Compañía de Seguros y aceptar una oferta sin SCOMP</w:t>
      </w:r>
    </w:p>
    <w:p w14:paraId="34AF5244" w14:textId="5E9CE22C" w:rsidR="005B5E9D" w:rsidRPr="00742DBA" w:rsidRDefault="005B5E9D" w:rsidP="00A95A9E">
      <w:pPr>
        <w:pStyle w:val="Prrafodelista"/>
        <w:numPr>
          <w:ilvl w:val="0"/>
          <w:numId w:val="7"/>
        </w:numPr>
        <w:rPr>
          <w:highlight w:val="yellow"/>
        </w:rPr>
      </w:pPr>
      <w:r w:rsidRPr="00742DBA">
        <w:rPr>
          <w:highlight w:val="yellow"/>
        </w:rPr>
        <w:t>No hacer nada</w:t>
      </w:r>
      <w:r w:rsidR="00E90AF7">
        <w:rPr>
          <w:highlight w:val="yellow"/>
        </w:rPr>
        <w:t xml:space="preserve"> y esperar que el proceso </w:t>
      </w:r>
      <w:r w:rsidR="00990211">
        <w:rPr>
          <w:highlight w:val="yellow"/>
        </w:rPr>
        <w:t xml:space="preserve">se realice solo </w:t>
      </w:r>
    </w:p>
    <w:p w14:paraId="5DD62032" w14:textId="27498969" w:rsidR="00F843EE" w:rsidRPr="00EF7DF3" w:rsidRDefault="00F843EE" w:rsidP="00F843EE">
      <w:pPr>
        <w:rPr>
          <w:i/>
          <w:iCs/>
        </w:rPr>
      </w:pPr>
      <w:r w:rsidRPr="00EF7DF3">
        <w:rPr>
          <w:i/>
          <w:iCs/>
        </w:rPr>
        <w:t xml:space="preserve">Clave a. para casos 1 y 2 y clave b. para casos 3 y 4 </w:t>
      </w:r>
    </w:p>
    <w:p w14:paraId="7F90281F" w14:textId="4E0C0E9F" w:rsidR="0053252E" w:rsidRPr="00EF7DF3" w:rsidRDefault="006F23C6" w:rsidP="00EB1983">
      <w:pPr>
        <w:pStyle w:val="Prrafodelista"/>
        <w:numPr>
          <w:ilvl w:val="0"/>
          <w:numId w:val="13"/>
        </w:numPr>
        <w:rPr>
          <w:b/>
          <w:bCs/>
        </w:rPr>
      </w:pPr>
      <w:r w:rsidRPr="00EF7DF3">
        <w:rPr>
          <w:b/>
          <w:bCs/>
        </w:rPr>
        <w:t>En este caso, Marcelo a</w:t>
      </w:r>
      <w:r w:rsidR="0053252E" w:rsidRPr="00EF7DF3">
        <w:rPr>
          <w:b/>
          <w:bCs/>
        </w:rPr>
        <w:t xml:space="preserve"> quién debería declarar como beneficiarios legales?</w:t>
      </w:r>
    </w:p>
    <w:p w14:paraId="2E06D4F2" w14:textId="4CC993CF" w:rsidR="00991CFA" w:rsidRPr="00EF7DF3" w:rsidRDefault="00991CFA" w:rsidP="00991CFA">
      <w:pPr>
        <w:pStyle w:val="Prrafodelista"/>
        <w:numPr>
          <w:ilvl w:val="0"/>
          <w:numId w:val="5"/>
        </w:numPr>
      </w:pPr>
      <w:r w:rsidRPr="00EF7DF3">
        <w:t xml:space="preserve">A todas las personas que el quiera </w:t>
      </w:r>
    </w:p>
    <w:p w14:paraId="4753AEC0" w14:textId="73212673" w:rsidR="00991CFA" w:rsidRPr="00EF7DF3" w:rsidRDefault="00991CFA" w:rsidP="00991CFA">
      <w:pPr>
        <w:pStyle w:val="Prrafodelista"/>
        <w:numPr>
          <w:ilvl w:val="0"/>
          <w:numId w:val="5"/>
        </w:numPr>
      </w:pPr>
      <w:r w:rsidRPr="00EF7DF3">
        <w:t xml:space="preserve">Solo a su esposa </w:t>
      </w:r>
    </w:p>
    <w:p w14:paraId="06BE71A0" w14:textId="3EF86BFE" w:rsidR="00991CFA" w:rsidRPr="00EF7DF3" w:rsidRDefault="00991CFA" w:rsidP="00991CFA">
      <w:pPr>
        <w:pStyle w:val="Prrafodelista"/>
        <w:numPr>
          <w:ilvl w:val="0"/>
          <w:numId w:val="5"/>
        </w:numPr>
      </w:pPr>
      <w:r w:rsidRPr="00EF7DF3">
        <w:t>A su esposa y su hijo</w:t>
      </w:r>
    </w:p>
    <w:p w14:paraId="5CBC222E" w14:textId="3C7D47B2" w:rsidR="00505A03" w:rsidRPr="00EF7DF3" w:rsidRDefault="00505A03" w:rsidP="00991CFA">
      <w:pPr>
        <w:pStyle w:val="Prrafodelista"/>
        <w:numPr>
          <w:ilvl w:val="0"/>
          <w:numId w:val="5"/>
        </w:numPr>
      </w:pPr>
      <w:r w:rsidRPr="00EF7DF3">
        <w:t xml:space="preserve">Marcelo no tiene Beneficiarios Legales </w:t>
      </w:r>
    </w:p>
    <w:p w14:paraId="0A282EA7" w14:textId="68A77842" w:rsidR="006B3E02" w:rsidRPr="00EF7DF3" w:rsidRDefault="006B3E02" w:rsidP="006B3E02">
      <w:pPr>
        <w:rPr>
          <w:i/>
          <w:iCs/>
        </w:rPr>
      </w:pPr>
      <w:r w:rsidRPr="00EF7DF3">
        <w:rPr>
          <w:i/>
          <w:iCs/>
        </w:rPr>
        <w:t xml:space="preserve">Clave c. </w:t>
      </w:r>
      <w:r w:rsidR="00E3079D" w:rsidRPr="00EF7DF3">
        <w:rPr>
          <w:i/>
          <w:iCs/>
        </w:rPr>
        <w:t xml:space="preserve">casos 1 y 3 y clave d. casos 2 y 4 </w:t>
      </w:r>
    </w:p>
    <w:p w14:paraId="219F4CA1" w14:textId="5978308A" w:rsidR="00263088" w:rsidRPr="00EF7DF3" w:rsidRDefault="00263088" w:rsidP="00263088">
      <w:pPr>
        <w:pStyle w:val="Prrafodelista"/>
        <w:numPr>
          <w:ilvl w:val="0"/>
          <w:numId w:val="13"/>
        </w:numPr>
        <w:rPr>
          <w:b/>
          <w:bCs/>
        </w:rPr>
      </w:pPr>
      <w:r w:rsidRPr="00EF7DF3">
        <w:rPr>
          <w:b/>
          <w:bCs/>
        </w:rPr>
        <w:t xml:space="preserve">¿Cuál de las siguientes afirmaciones es </w:t>
      </w:r>
      <w:r w:rsidR="00515C61" w:rsidRPr="00EF7DF3">
        <w:rPr>
          <w:b/>
          <w:bCs/>
        </w:rPr>
        <w:t>correcta</w:t>
      </w:r>
      <w:r w:rsidR="009C1E28" w:rsidRPr="00EF7DF3">
        <w:rPr>
          <w:b/>
          <w:bCs/>
        </w:rPr>
        <w:t xml:space="preserve"> </w:t>
      </w:r>
      <w:r w:rsidRPr="00EF7DF3">
        <w:rPr>
          <w:b/>
          <w:bCs/>
        </w:rPr>
        <w:t>sobre</w:t>
      </w:r>
      <w:r w:rsidR="00F060EA" w:rsidRPr="00EF7DF3">
        <w:rPr>
          <w:b/>
          <w:bCs/>
        </w:rPr>
        <w:t xml:space="preserve"> un posible </w:t>
      </w:r>
      <w:r w:rsidRPr="00EF7DF3">
        <w:rPr>
          <w:b/>
          <w:bCs/>
        </w:rPr>
        <w:t>cambio de modalidad</w:t>
      </w:r>
      <w:r w:rsidR="000C29EA" w:rsidRPr="00EF7DF3">
        <w:rPr>
          <w:b/>
          <w:bCs/>
        </w:rPr>
        <w:t xml:space="preserve"> de pensión</w:t>
      </w:r>
      <w:r w:rsidRPr="00EF7DF3">
        <w:rPr>
          <w:b/>
          <w:bCs/>
        </w:rPr>
        <w:t>?</w:t>
      </w:r>
    </w:p>
    <w:p w14:paraId="4FD07C18" w14:textId="07F1AD88" w:rsidR="00FC3AB5" w:rsidRPr="00EF7DF3" w:rsidRDefault="000C29EA" w:rsidP="00263088">
      <w:pPr>
        <w:pStyle w:val="Prrafodelista"/>
        <w:numPr>
          <w:ilvl w:val="0"/>
          <w:numId w:val="6"/>
        </w:numPr>
      </w:pPr>
      <w:r w:rsidRPr="00EF7DF3">
        <w:t xml:space="preserve">Cualquier persona puede cambiarse de modalidad, independiente de </w:t>
      </w:r>
      <w:r w:rsidR="009E5DAC" w:rsidRPr="00EF7DF3">
        <w:t xml:space="preserve">la modalidad escogida en primera instancia </w:t>
      </w:r>
    </w:p>
    <w:p w14:paraId="4749DD6C" w14:textId="756C2F39" w:rsidR="00045D53" w:rsidRPr="00EF7DF3" w:rsidRDefault="00045D53" w:rsidP="00263088">
      <w:pPr>
        <w:pStyle w:val="Prrafodelista"/>
        <w:numPr>
          <w:ilvl w:val="0"/>
          <w:numId w:val="6"/>
        </w:numPr>
      </w:pPr>
      <w:r w:rsidRPr="00EF7DF3">
        <w:t xml:space="preserve">Solo las personas que </w:t>
      </w:r>
      <w:r w:rsidR="00AE042A">
        <w:t>se jubilaron por</w:t>
      </w:r>
      <w:r w:rsidRPr="00EF7DF3">
        <w:t xml:space="preserve"> Retiro Programado (AFP) pueden optar a un cambio de modalidad; en cambio, si escogieron Renta Vitalicia (Compañía) la decisión es irrevocable.</w:t>
      </w:r>
    </w:p>
    <w:p w14:paraId="29EB5223" w14:textId="13769549" w:rsidR="009E5DAC" w:rsidRPr="00EF7DF3" w:rsidRDefault="003C4093" w:rsidP="00263088">
      <w:pPr>
        <w:pStyle w:val="Prrafodelista"/>
        <w:numPr>
          <w:ilvl w:val="0"/>
          <w:numId w:val="6"/>
        </w:numPr>
      </w:pPr>
      <w:r w:rsidRPr="00EF7DF3">
        <w:t>El cambio en la modalidad de pensión depende de cuántos beneficiarios tiene la persona</w:t>
      </w:r>
      <w:r w:rsidR="00AF5B99" w:rsidRPr="00EF7DF3">
        <w:t xml:space="preserve">. </w:t>
      </w:r>
    </w:p>
    <w:p w14:paraId="1D0C0042" w14:textId="41C9755C" w:rsidR="00AF5B99" w:rsidRPr="00EF7DF3" w:rsidRDefault="00AF5B99" w:rsidP="00263088">
      <w:pPr>
        <w:pStyle w:val="Prrafodelista"/>
        <w:numPr>
          <w:ilvl w:val="0"/>
          <w:numId w:val="6"/>
        </w:numPr>
      </w:pPr>
      <w:r w:rsidRPr="00EF7DF3">
        <w:t xml:space="preserve">Ninguna persona tiene derecho a cambiar su modalidad de pensión una vez escogida. </w:t>
      </w:r>
    </w:p>
    <w:p w14:paraId="7CD8A242" w14:textId="670E2C34" w:rsidR="00EF7DF3" w:rsidRDefault="007B1D74" w:rsidP="00EF7DF3">
      <w:pPr>
        <w:rPr>
          <w:i/>
          <w:iCs/>
        </w:rPr>
      </w:pPr>
      <w:r w:rsidRPr="00EF7DF3">
        <w:rPr>
          <w:i/>
          <w:iCs/>
        </w:rPr>
        <w:t xml:space="preserve">Clave </w:t>
      </w:r>
      <w:r w:rsidR="00E37DD1" w:rsidRPr="00EF7DF3">
        <w:rPr>
          <w:i/>
          <w:iCs/>
        </w:rPr>
        <w:t>b. para todos los casos</w:t>
      </w:r>
    </w:p>
    <w:p w14:paraId="149B289A" w14:textId="3B1501EB" w:rsidR="00BF5039" w:rsidRPr="00EF7DF3" w:rsidRDefault="004A6057" w:rsidP="00BF5039">
      <w:pPr>
        <w:pStyle w:val="Prrafodelista"/>
        <w:numPr>
          <w:ilvl w:val="0"/>
          <w:numId w:val="13"/>
        </w:numPr>
        <w:rPr>
          <w:b/>
          <w:bCs/>
        </w:rPr>
      </w:pPr>
      <w:r w:rsidRPr="00EF7DF3">
        <w:rPr>
          <w:b/>
          <w:bCs/>
        </w:rPr>
        <w:t>Con los ahorros que tiene Marcelo en su AFP, ¿</w:t>
      </w:r>
      <w:r w:rsidR="00B11A5E" w:rsidRPr="00EF7DF3">
        <w:rPr>
          <w:b/>
          <w:bCs/>
        </w:rPr>
        <w:t>T</w:t>
      </w:r>
      <w:r w:rsidR="004C19C9" w:rsidRPr="00EF7DF3">
        <w:rPr>
          <w:b/>
          <w:bCs/>
        </w:rPr>
        <w:t xml:space="preserve">iene la posibilidad de elegir la modalidad de pensión de su preferencia? </w:t>
      </w:r>
    </w:p>
    <w:p w14:paraId="14E8E328" w14:textId="7D577F86" w:rsidR="00BF5039" w:rsidRPr="00EF7DF3" w:rsidRDefault="00B11A5E" w:rsidP="00BF5039">
      <w:pPr>
        <w:pStyle w:val="Prrafodelista"/>
        <w:numPr>
          <w:ilvl w:val="0"/>
          <w:numId w:val="8"/>
        </w:numPr>
      </w:pPr>
      <w:r w:rsidRPr="00EF7DF3">
        <w:t xml:space="preserve">Si, Marcelo puede elegir </w:t>
      </w:r>
      <w:r w:rsidR="005A2E44" w:rsidRPr="00EF7DF3">
        <w:t>modalidad</w:t>
      </w:r>
    </w:p>
    <w:p w14:paraId="455F34B2" w14:textId="16806258" w:rsidR="00BF5039" w:rsidRPr="00EF7DF3" w:rsidRDefault="00BF5039" w:rsidP="00BF5039">
      <w:pPr>
        <w:pStyle w:val="Prrafodelista"/>
        <w:numPr>
          <w:ilvl w:val="0"/>
          <w:numId w:val="8"/>
        </w:numPr>
      </w:pPr>
      <w:r w:rsidRPr="00EF7DF3">
        <w:t>No</w:t>
      </w:r>
      <w:r w:rsidR="00B11A5E" w:rsidRPr="00EF7DF3">
        <w:t xml:space="preserve">, Marcelo no puede elegir modalidad </w:t>
      </w:r>
      <w:r w:rsidRPr="00EF7DF3">
        <w:t xml:space="preserve"> </w:t>
      </w:r>
    </w:p>
    <w:p w14:paraId="70756F39" w14:textId="671E5660" w:rsidR="00BF5039" w:rsidRPr="00EF7DF3" w:rsidRDefault="005A2E44" w:rsidP="00BF5039">
      <w:pPr>
        <w:pStyle w:val="Prrafodelista"/>
        <w:numPr>
          <w:ilvl w:val="0"/>
          <w:numId w:val="8"/>
        </w:numPr>
      </w:pPr>
      <w:r w:rsidRPr="00EF7DF3">
        <w:t>Marcelo t</w:t>
      </w:r>
      <w:r w:rsidR="00BF5039" w:rsidRPr="00EF7DF3">
        <w:t xml:space="preserve">iene derecho a </w:t>
      </w:r>
      <w:r w:rsidRPr="00EF7DF3">
        <w:t>elegir</w:t>
      </w:r>
      <w:r w:rsidR="00BF5039" w:rsidRPr="00EF7DF3">
        <w:t xml:space="preserve"> solo si </w:t>
      </w:r>
      <w:r w:rsidR="00165BD9" w:rsidRPr="00EF7DF3">
        <w:t xml:space="preserve">tiene beneficiarios legales </w:t>
      </w:r>
    </w:p>
    <w:p w14:paraId="030BCF86" w14:textId="7A4D9D97" w:rsidR="008608B0" w:rsidRPr="00EF7DF3" w:rsidRDefault="005A2E44" w:rsidP="00BF5039">
      <w:pPr>
        <w:pStyle w:val="Prrafodelista"/>
        <w:numPr>
          <w:ilvl w:val="0"/>
          <w:numId w:val="8"/>
        </w:numPr>
      </w:pPr>
      <w:r w:rsidRPr="00EF7DF3">
        <w:t xml:space="preserve">Marcelo </w:t>
      </w:r>
      <w:r w:rsidR="005C00D8" w:rsidRPr="00EF7DF3">
        <w:t>t</w:t>
      </w:r>
      <w:r w:rsidR="00BF5039" w:rsidRPr="00EF7DF3">
        <w:t xml:space="preserve">iene derecho a </w:t>
      </w:r>
      <w:r w:rsidR="005C00D8" w:rsidRPr="00EF7DF3">
        <w:t xml:space="preserve">elegir solo Renta Vitalicia </w:t>
      </w:r>
    </w:p>
    <w:p w14:paraId="70FB1A20" w14:textId="574C48D6" w:rsidR="00A77A8B" w:rsidRPr="00EF7DF3" w:rsidRDefault="00BF5039" w:rsidP="00BF5039">
      <w:pPr>
        <w:rPr>
          <w:i/>
          <w:iCs/>
        </w:rPr>
      </w:pPr>
      <w:r w:rsidRPr="00EF7DF3">
        <w:rPr>
          <w:i/>
          <w:iCs/>
        </w:rPr>
        <w:t xml:space="preserve">Clave a. </w:t>
      </w:r>
      <w:r w:rsidR="00D87566" w:rsidRPr="00EF7DF3">
        <w:rPr>
          <w:i/>
          <w:iCs/>
        </w:rPr>
        <w:t xml:space="preserve">Casos 1 y 2 y clave b. Casos 3 y 4 </w:t>
      </w:r>
    </w:p>
    <w:p w14:paraId="4634661C" w14:textId="6C6EE552" w:rsidR="00951578" w:rsidRPr="00EF7DF3" w:rsidRDefault="00A227D0" w:rsidP="00912BDF">
      <w:pPr>
        <w:pStyle w:val="Prrafodelista"/>
        <w:numPr>
          <w:ilvl w:val="0"/>
          <w:numId w:val="13"/>
        </w:numPr>
        <w:rPr>
          <w:b/>
          <w:bCs/>
        </w:rPr>
      </w:pPr>
      <w:r w:rsidRPr="00EF7DF3">
        <w:rPr>
          <w:b/>
          <w:bCs/>
        </w:rPr>
        <w:lastRenderedPageBreak/>
        <w:t xml:space="preserve">Si Marcelo </w:t>
      </w:r>
      <w:r w:rsidR="001E436B" w:rsidRPr="00EF7DF3">
        <w:rPr>
          <w:b/>
          <w:bCs/>
        </w:rPr>
        <w:t>elige la modalidad de</w:t>
      </w:r>
      <w:r w:rsidRPr="00EF7DF3">
        <w:rPr>
          <w:b/>
          <w:bCs/>
        </w:rPr>
        <w:t xml:space="preserve"> (Retiro Programado/ Renta Vitalicia/ Alguna de las modalidades mixtas)</w:t>
      </w:r>
      <w:r w:rsidR="00951578" w:rsidRPr="00EF7DF3">
        <w:rPr>
          <w:b/>
          <w:bCs/>
        </w:rPr>
        <w:t>, ¿Quién es el propietario de los fondos acumulados en la cuenta de capitalización individual?</w:t>
      </w:r>
    </w:p>
    <w:p w14:paraId="42ECE0E0" w14:textId="4F2DC0EF" w:rsidR="00951578" w:rsidRPr="00EF7DF3" w:rsidRDefault="00FB2C96" w:rsidP="00951578">
      <w:pPr>
        <w:pStyle w:val="Prrafodelista"/>
        <w:numPr>
          <w:ilvl w:val="0"/>
          <w:numId w:val="20"/>
        </w:numPr>
      </w:pPr>
      <w:r w:rsidRPr="00EF7DF3">
        <w:t>Marcelo</w:t>
      </w:r>
    </w:p>
    <w:p w14:paraId="09BCD6CD" w14:textId="77777777" w:rsidR="00951578" w:rsidRPr="00EF7DF3" w:rsidRDefault="00951578" w:rsidP="00951578">
      <w:pPr>
        <w:pStyle w:val="Prrafodelista"/>
        <w:numPr>
          <w:ilvl w:val="0"/>
          <w:numId w:val="20"/>
        </w:numPr>
      </w:pPr>
      <w:r w:rsidRPr="00EF7DF3">
        <w:t>La Compañía de Seguros</w:t>
      </w:r>
    </w:p>
    <w:p w14:paraId="1233723A" w14:textId="4609793B" w:rsidR="00951578" w:rsidRPr="00EF7DF3" w:rsidRDefault="00951578" w:rsidP="00951578">
      <w:pPr>
        <w:pStyle w:val="Prrafodelista"/>
        <w:numPr>
          <w:ilvl w:val="0"/>
          <w:numId w:val="20"/>
        </w:numPr>
      </w:pPr>
      <w:r w:rsidRPr="00EF7DF3">
        <w:t xml:space="preserve">Ambos: la Compañía de Seguros y </w:t>
      </w:r>
      <w:r w:rsidR="003C065C" w:rsidRPr="00EF7DF3">
        <w:t>Marcelo</w:t>
      </w:r>
    </w:p>
    <w:p w14:paraId="5023BEA6" w14:textId="0AEBD2FF" w:rsidR="00912BDF" w:rsidRDefault="000D1D53" w:rsidP="00951578">
      <w:pPr>
        <w:pStyle w:val="Prrafodelista"/>
        <w:numPr>
          <w:ilvl w:val="0"/>
          <w:numId w:val="20"/>
        </w:numPr>
      </w:pPr>
      <w:r w:rsidRPr="00EF7DF3">
        <w:t>El Estado</w:t>
      </w:r>
      <w:r w:rsidR="00951578" w:rsidRPr="00EF7DF3">
        <w:t xml:space="preserve"> </w:t>
      </w:r>
    </w:p>
    <w:p w14:paraId="442FEFF2" w14:textId="1675393B" w:rsidR="00EF7DF3" w:rsidRPr="00FD1AEB" w:rsidRDefault="00FD1AEB" w:rsidP="00EF7DF3">
      <w:pPr>
        <w:rPr>
          <w:i/>
          <w:iCs/>
        </w:rPr>
      </w:pPr>
      <w:r w:rsidRPr="00FD1AEB">
        <w:rPr>
          <w:i/>
          <w:iCs/>
        </w:rPr>
        <w:t>Clave a. Retiro Programado, Clave b. Renta Vitalicia, Clave c. Alguna mixta</w:t>
      </w:r>
    </w:p>
    <w:p w14:paraId="63A74959" w14:textId="188C9370" w:rsidR="00A9172A" w:rsidRPr="00FD1AEB" w:rsidRDefault="00C5313C" w:rsidP="00A9172A">
      <w:pPr>
        <w:pStyle w:val="Prrafodelista"/>
        <w:numPr>
          <w:ilvl w:val="0"/>
          <w:numId w:val="13"/>
        </w:numPr>
        <w:rPr>
          <w:b/>
          <w:bCs/>
        </w:rPr>
      </w:pPr>
      <w:r w:rsidRPr="00FD1AEB">
        <w:rPr>
          <w:b/>
          <w:bCs/>
        </w:rPr>
        <w:t>Si Marcelo</w:t>
      </w:r>
      <w:r w:rsidR="001E436B" w:rsidRPr="00FD1AEB">
        <w:rPr>
          <w:b/>
          <w:bCs/>
        </w:rPr>
        <w:t xml:space="preserve"> elige la modalidad de (Retiro Programado/Renta Vitalicia/</w:t>
      </w:r>
      <w:r w:rsidR="00BD6C4E" w:rsidRPr="00FD1AEB">
        <w:rPr>
          <w:b/>
          <w:bCs/>
        </w:rPr>
        <w:t>Retiro Temporal con Renta Vitalicia Diferida/ Retiro Programado con Renta Vitalicia Inmediata</w:t>
      </w:r>
      <w:r w:rsidR="00095A72" w:rsidRPr="00FD1AEB">
        <w:rPr>
          <w:b/>
          <w:bCs/>
        </w:rPr>
        <w:t xml:space="preserve">) ¿Qué ocurrirá con sus fondos a medida que pase el tiempo? </w:t>
      </w:r>
    </w:p>
    <w:p w14:paraId="7006A092" w14:textId="021F0394" w:rsidR="00095A72" w:rsidRPr="00EF7DF3" w:rsidRDefault="004D3F65" w:rsidP="00095A72">
      <w:pPr>
        <w:pStyle w:val="Prrafodelista"/>
        <w:numPr>
          <w:ilvl w:val="0"/>
          <w:numId w:val="21"/>
        </w:numPr>
      </w:pPr>
      <w:r w:rsidRPr="004D3F65">
        <w:t>En los años siguientes, Marcelo irá recibiendo menos dinero cada mes.</w:t>
      </w:r>
      <w:r>
        <w:t xml:space="preserve"> </w:t>
      </w:r>
    </w:p>
    <w:p w14:paraId="3593707E" w14:textId="5CF56A5E" w:rsidR="004E004B" w:rsidRPr="00EF7DF3" w:rsidRDefault="004E004B" w:rsidP="00095A72">
      <w:pPr>
        <w:pStyle w:val="Prrafodelista"/>
        <w:numPr>
          <w:ilvl w:val="0"/>
          <w:numId w:val="21"/>
        </w:numPr>
      </w:pPr>
      <w:r w:rsidRPr="00EF7DF3">
        <w:t xml:space="preserve">Marcelo recibirá exactamente el mismo monto en UF por el resto de su vida </w:t>
      </w:r>
    </w:p>
    <w:p w14:paraId="3992389A" w14:textId="4079EF7A" w:rsidR="004E004B" w:rsidRPr="00EF7DF3" w:rsidRDefault="00355816" w:rsidP="00095A72">
      <w:pPr>
        <w:pStyle w:val="Prrafodelista"/>
        <w:numPr>
          <w:ilvl w:val="0"/>
          <w:numId w:val="21"/>
        </w:numPr>
      </w:pPr>
      <w:r w:rsidRPr="00EF7DF3">
        <w:t xml:space="preserve">Marcelo recibirá primero un monto que irá disminuyendo y después de un tiempo un monto fijo en UF por el resto de su vida </w:t>
      </w:r>
    </w:p>
    <w:p w14:paraId="0C9AC0AE" w14:textId="5E6470C6" w:rsidR="00355816" w:rsidRDefault="00355816" w:rsidP="00095A72">
      <w:pPr>
        <w:pStyle w:val="Prrafodelista"/>
        <w:numPr>
          <w:ilvl w:val="0"/>
          <w:numId w:val="21"/>
        </w:numPr>
      </w:pPr>
      <w:r w:rsidRPr="00EF7DF3">
        <w:t xml:space="preserve">Marcelo recibirá </w:t>
      </w:r>
      <w:r w:rsidR="00BD6C4E" w:rsidRPr="00EF7DF3">
        <w:t xml:space="preserve">un monto fijo en UF por el resto de su vida más un monto que irá disminuyendo con el tiempo </w:t>
      </w:r>
    </w:p>
    <w:p w14:paraId="7524ADB5" w14:textId="1A9379B8" w:rsidR="00023875" w:rsidRPr="00FD1AEB" w:rsidRDefault="00F602F4" w:rsidP="00FD1AEB">
      <w:pPr>
        <w:rPr>
          <w:i/>
          <w:iCs/>
        </w:rPr>
      </w:pPr>
      <w:r>
        <w:rPr>
          <w:i/>
          <w:iCs/>
        </w:rPr>
        <w:t xml:space="preserve">Clave a. Retiro Programado, Clave b. Renta Vitalicia, Clave c. </w:t>
      </w:r>
      <w:r w:rsidR="00023875">
        <w:rPr>
          <w:i/>
          <w:iCs/>
        </w:rPr>
        <w:t>RT+RVD, Clave d. RP+RVI</w:t>
      </w:r>
    </w:p>
    <w:p w14:paraId="553E3F59" w14:textId="44A58485" w:rsidR="00505233" w:rsidRPr="00023875" w:rsidRDefault="00505233" w:rsidP="00505233">
      <w:pPr>
        <w:pStyle w:val="Prrafodelista"/>
        <w:numPr>
          <w:ilvl w:val="0"/>
          <w:numId w:val="13"/>
        </w:numPr>
        <w:rPr>
          <w:b/>
          <w:bCs/>
        </w:rPr>
      </w:pPr>
      <w:r w:rsidRPr="00023875">
        <w:rPr>
          <w:b/>
          <w:bCs/>
        </w:rPr>
        <w:t>Después de que Marcelo realiza la Solicitud de Pensión en su AFP, ¿qué ocurre a continuación?</w:t>
      </w:r>
    </w:p>
    <w:p w14:paraId="68E5F2C3" w14:textId="06ECA09A" w:rsidR="00505233" w:rsidRPr="00EF7DF3" w:rsidRDefault="00BA25B4" w:rsidP="00505233">
      <w:pPr>
        <w:pStyle w:val="Prrafodelista"/>
        <w:numPr>
          <w:ilvl w:val="0"/>
          <w:numId w:val="22"/>
        </w:numPr>
      </w:pPr>
      <w:r w:rsidRPr="00EF7DF3">
        <w:t>La AFP emite el Certificado de Saldo dentro del plazo establecido para continuar el trámite</w:t>
      </w:r>
    </w:p>
    <w:p w14:paraId="4A5BD737" w14:textId="529CFEED" w:rsidR="00BA25B4" w:rsidRPr="00EF7DF3" w:rsidRDefault="00BA25B4" w:rsidP="00505233">
      <w:pPr>
        <w:pStyle w:val="Prrafodelista"/>
        <w:numPr>
          <w:ilvl w:val="0"/>
          <w:numId w:val="22"/>
        </w:numPr>
      </w:pPr>
      <w:r w:rsidRPr="00EF7DF3">
        <w:t>El sistema asigna automáticamente una modalidad de pensión</w:t>
      </w:r>
    </w:p>
    <w:p w14:paraId="73C6B86A" w14:textId="05439D79" w:rsidR="00BA25B4" w:rsidRPr="00EF7DF3" w:rsidRDefault="0031568F" w:rsidP="00505233">
      <w:pPr>
        <w:pStyle w:val="Prrafodelista"/>
        <w:numPr>
          <w:ilvl w:val="0"/>
          <w:numId w:val="22"/>
        </w:numPr>
      </w:pPr>
      <w:r w:rsidRPr="00EF7DF3">
        <w:t>Marcelo debe ir primero a una Compañía de Seguros antes de recibir cualquier documento</w:t>
      </w:r>
    </w:p>
    <w:p w14:paraId="38C01C11" w14:textId="6035F7F2" w:rsidR="0031568F" w:rsidRDefault="006E7213" w:rsidP="00505233">
      <w:pPr>
        <w:pStyle w:val="Prrafodelista"/>
        <w:numPr>
          <w:ilvl w:val="0"/>
          <w:numId w:val="22"/>
        </w:numPr>
      </w:pPr>
      <w:r w:rsidRPr="00EF7DF3">
        <w:t xml:space="preserve">Se emite el Certificado de Ofertas del SCOMP, aunque no se haya solicitado. </w:t>
      </w:r>
    </w:p>
    <w:p w14:paraId="42796F7F" w14:textId="3850C8DF" w:rsidR="00023875" w:rsidRPr="00023875" w:rsidRDefault="00036E0D" w:rsidP="00023875">
      <w:pPr>
        <w:rPr>
          <w:i/>
          <w:iCs/>
        </w:rPr>
      </w:pPr>
      <w:r>
        <w:rPr>
          <w:i/>
          <w:iCs/>
        </w:rPr>
        <w:t xml:space="preserve">Clave a. para todos los casos. </w:t>
      </w:r>
    </w:p>
    <w:p w14:paraId="1430A705" w14:textId="52A22CCA" w:rsidR="005658A0" w:rsidRPr="00036E0D" w:rsidRDefault="005E348C" w:rsidP="005E348C">
      <w:pPr>
        <w:pStyle w:val="Prrafodelista"/>
        <w:numPr>
          <w:ilvl w:val="0"/>
          <w:numId w:val="13"/>
        </w:numPr>
        <w:rPr>
          <w:b/>
          <w:bCs/>
          <w:i/>
          <w:iCs/>
        </w:rPr>
      </w:pPr>
      <w:r w:rsidRPr="00036E0D">
        <w:rPr>
          <w:b/>
          <w:bCs/>
        </w:rPr>
        <w:t>Marcelo formaliza su decisión de pensión</w:t>
      </w:r>
      <w:r w:rsidR="00FD075D" w:rsidRPr="00036E0D">
        <w:rPr>
          <w:b/>
          <w:bCs/>
        </w:rPr>
        <w:t xml:space="preserve"> en (Retiro Programado/Renta Vitalicia)</w:t>
      </w:r>
      <w:r w:rsidRPr="00036E0D">
        <w:rPr>
          <w:b/>
          <w:bCs/>
        </w:rPr>
        <w:t xml:space="preserve"> y el proceso avanza </w:t>
      </w:r>
      <w:r w:rsidR="0076252A" w:rsidRPr="00036E0D">
        <w:rPr>
          <w:b/>
          <w:bCs/>
        </w:rPr>
        <w:t>hacia el comienzo de los pagos</w:t>
      </w:r>
      <w:r w:rsidRPr="00036E0D">
        <w:rPr>
          <w:b/>
          <w:bCs/>
        </w:rPr>
        <w:t>, ¿qué ocurre con sus fondos acumulados?</w:t>
      </w:r>
    </w:p>
    <w:p w14:paraId="1DF17567" w14:textId="7EC89CFD" w:rsidR="008C53B0" w:rsidRPr="00EF7DF3" w:rsidRDefault="0013714B" w:rsidP="0076252A">
      <w:pPr>
        <w:pStyle w:val="Prrafodelista"/>
        <w:numPr>
          <w:ilvl w:val="0"/>
          <w:numId w:val="24"/>
        </w:numPr>
      </w:pPr>
      <w:r w:rsidRPr="00EF7DF3">
        <w:t>La AFP</w:t>
      </w:r>
      <w:r w:rsidR="00D61991" w:rsidRPr="00EF7DF3">
        <w:t xml:space="preserve"> transfiere los fondos a la AFP elegida </w:t>
      </w:r>
    </w:p>
    <w:p w14:paraId="0A21E0F3" w14:textId="125A4238" w:rsidR="0076252A" w:rsidRPr="00EF7DF3" w:rsidRDefault="008C53B0" w:rsidP="0076252A">
      <w:pPr>
        <w:pStyle w:val="Prrafodelista"/>
        <w:numPr>
          <w:ilvl w:val="0"/>
          <w:numId w:val="24"/>
        </w:numPr>
      </w:pPr>
      <w:r w:rsidRPr="00EF7DF3">
        <w:t>La AFP transfiere los fondos a la Compañía de Seguros elegida</w:t>
      </w:r>
      <w:r w:rsidR="0013714B" w:rsidRPr="00EF7DF3">
        <w:t xml:space="preserve"> </w:t>
      </w:r>
    </w:p>
    <w:p w14:paraId="15C6EA9D" w14:textId="521B1968" w:rsidR="005C4451" w:rsidRPr="00EF7DF3" w:rsidRDefault="00CE7408" w:rsidP="0076252A">
      <w:pPr>
        <w:pStyle w:val="Prrafodelista"/>
        <w:numPr>
          <w:ilvl w:val="0"/>
          <w:numId w:val="24"/>
        </w:numPr>
      </w:pPr>
      <w:r w:rsidRPr="00EF7DF3">
        <w:t xml:space="preserve">Marcelo debe retirar sus fondos y depositarlos en la </w:t>
      </w:r>
      <w:r w:rsidR="0041351A" w:rsidRPr="00EF7DF3">
        <w:t xml:space="preserve">institución elegida </w:t>
      </w:r>
    </w:p>
    <w:p w14:paraId="4B360A60" w14:textId="57E6252E" w:rsidR="0041351A" w:rsidRDefault="0041351A" w:rsidP="0076252A">
      <w:pPr>
        <w:pStyle w:val="Prrafodelista"/>
        <w:numPr>
          <w:ilvl w:val="0"/>
          <w:numId w:val="24"/>
        </w:numPr>
      </w:pPr>
      <w:r w:rsidRPr="00EF7DF3">
        <w:lastRenderedPageBreak/>
        <w:t xml:space="preserve">Todos los fondos se transfieren automáticamente a la cuenta personal de Marcelo. </w:t>
      </w:r>
    </w:p>
    <w:p w14:paraId="05354D0F" w14:textId="6116F6A6" w:rsidR="00036E0D" w:rsidRDefault="00A5656D" w:rsidP="00036E0D">
      <w:pPr>
        <w:rPr>
          <w:i/>
          <w:iCs/>
        </w:rPr>
      </w:pPr>
      <w:r w:rsidRPr="00A5656D">
        <w:rPr>
          <w:i/>
          <w:iCs/>
        </w:rPr>
        <w:t xml:space="preserve">Clave a. Retiro Programado, Clave b. Renta Vitalicia </w:t>
      </w:r>
    </w:p>
    <w:p w14:paraId="047A51A3" w14:textId="77777777" w:rsidR="00DF72AB" w:rsidRDefault="00DF72AB" w:rsidP="00036E0D">
      <w:pPr>
        <w:rPr>
          <w:i/>
          <w:iCs/>
        </w:rPr>
      </w:pPr>
    </w:p>
    <w:p w14:paraId="73F20961" w14:textId="77777777" w:rsidR="00DF72AB" w:rsidRPr="00A5656D" w:rsidRDefault="00DF72AB" w:rsidP="00036E0D">
      <w:pPr>
        <w:rPr>
          <w:i/>
          <w:iCs/>
        </w:rPr>
      </w:pPr>
    </w:p>
    <w:p w14:paraId="55ABA127" w14:textId="0C0B938A" w:rsidR="00692B39" w:rsidRPr="00A5656D" w:rsidRDefault="00692B39" w:rsidP="00692B39">
      <w:pPr>
        <w:pStyle w:val="Prrafodelista"/>
        <w:numPr>
          <w:ilvl w:val="0"/>
          <w:numId w:val="13"/>
        </w:numPr>
        <w:rPr>
          <w:b/>
          <w:bCs/>
        </w:rPr>
      </w:pPr>
      <w:r w:rsidRPr="00A5656D">
        <w:rPr>
          <w:b/>
          <w:bCs/>
        </w:rPr>
        <w:t>¿En qué modalidad la rentabilidad de los fondos puede influir más directamente en el monto de pensión que recibe la persona con el paso del tiempo?</w:t>
      </w:r>
    </w:p>
    <w:p w14:paraId="6BFCF7EB" w14:textId="38FD6668" w:rsidR="00692B39" w:rsidRPr="00EF7DF3" w:rsidRDefault="00692B39" w:rsidP="00692B39">
      <w:pPr>
        <w:pStyle w:val="Prrafodelista"/>
        <w:numPr>
          <w:ilvl w:val="0"/>
          <w:numId w:val="26"/>
        </w:numPr>
      </w:pPr>
      <w:r w:rsidRPr="00EF7DF3">
        <w:t>Retiro Programado</w:t>
      </w:r>
    </w:p>
    <w:p w14:paraId="62BFF412" w14:textId="278EBCFA" w:rsidR="00692B39" w:rsidRPr="00EF7DF3" w:rsidRDefault="00692B39" w:rsidP="00692B39">
      <w:pPr>
        <w:pStyle w:val="Prrafodelista"/>
        <w:numPr>
          <w:ilvl w:val="0"/>
          <w:numId w:val="26"/>
        </w:numPr>
      </w:pPr>
      <w:r w:rsidRPr="00EF7DF3">
        <w:t>Renta Vitalicia</w:t>
      </w:r>
    </w:p>
    <w:p w14:paraId="7903408F" w14:textId="57B0E5A4" w:rsidR="00692B39" w:rsidRPr="00EF7DF3" w:rsidRDefault="00692B39" w:rsidP="00692B39">
      <w:pPr>
        <w:pStyle w:val="Prrafodelista"/>
        <w:numPr>
          <w:ilvl w:val="0"/>
          <w:numId w:val="26"/>
        </w:numPr>
      </w:pPr>
      <w:r w:rsidRPr="00EF7DF3">
        <w:t>En ambas de la misma forma</w:t>
      </w:r>
    </w:p>
    <w:p w14:paraId="0C88F56F" w14:textId="1E06A5BD" w:rsidR="00480405" w:rsidRPr="00EF7DF3" w:rsidRDefault="00692B39" w:rsidP="00692B39">
      <w:pPr>
        <w:pStyle w:val="Prrafodelista"/>
        <w:numPr>
          <w:ilvl w:val="0"/>
          <w:numId w:val="26"/>
        </w:numPr>
      </w:pPr>
      <w:r w:rsidRPr="00EF7DF3">
        <w:t>En ninguna modalidad</w:t>
      </w:r>
    </w:p>
    <w:p w14:paraId="308F7B4C" w14:textId="205E6B9B" w:rsidR="00480405" w:rsidRPr="00183CD3" w:rsidRDefault="00183CD3" w:rsidP="00692B39">
      <w:pPr>
        <w:rPr>
          <w:i/>
          <w:iCs/>
        </w:rPr>
      </w:pPr>
      <w:r>
        <w:rPr>
          <w:i/>
          <w:iCs/>
        </w:rPr>
        <w:t xml:space="preserve">Clave a. </w:t>
      </w:r>
    </w:p>
    <w:p w14:paraId="3BEB7C70" w14:textId="24A3F9EB" w:rsidR="004C25CD" w:rsidRDefault="00B3644A" w:rsidP="00BF5039">
      <w:ins w:id="18" w:author="Camila Utreras" w:date="2026-03-02T15:26:00Z" w16du:dateUtc="2026-03-02T14:26:00Z">
        <w:r>
          <w:t>Ya terminamos la actividad principal, le pedimos por favor que conteste algunas preguntas adicionales antes de cerrar el estudio</w:t>
        </w:r>
      </w:ins>
      <w:ins w:id="19" w:author="Camila Utreras" w:date="2026-03-02T15:27:00Z" w16du:dateUtc="2026-03-02T14:27:00Z">
        <w:r>
          <w:t xml:space="preserve">. </w:t>
        </w:r>
      </w:ins>
    </w:p>
    <w:p w14:paraId="15F2AE77" w14:textId="0D500F0E" w:rsidR="005658A0" w:rsidDel="00471802" w:rsidRDefault="006516B9" w:rsidP="00F27156">
      <w:pPr>
        <w:jc w:val="both"/>
        <w:rPr>
          <w:del w:id="20" w:author="Camila Utreras" w:date="2026-03-02T15:29:00Z" w16du:dateUtc="2026-03-02T14:29:00Z"/>
          <w:rFonts w:ascii="Aptos" w:hAnsi="Aptos"/>
          <w:color w:val="000000"/>
        </w:rPr>
      </w:pPr>
      <w:del w:id="21" w:author="Camila Utreras" w:date="2026-03-02T15:29:00Z" w16du:dateUtc="2026-03-02T14:29:00Z">
        <w:r w:rsidRPr="006516B9" w:rsidDel="00471802">
          <w:rPr>
            <w:rFonts w:ascii="Aptos" w:hAnsi="Aptos"/>
            <w:color w:val="000000"/>
          </w:rPr>
          <w:delText>Le agradecemos por completar el cuestionario. A continuación, procederemos a realizar algunas preguntas de caracterización antes de concluir la sesión.</w:delText>
        </w:r>
      </w:del>
    </w:p>
    <w:p w14:paraId="340C6557" w14:textId="54E1DBA4" w:rsidR="00825B88" w:rsidRDefault="00722BD9" w:rsidP="00F27156">
      <w:pPr>
        <w:jc w:val="both"/>
        <w:rPr>
          <w:rFonts w:ascii="Aptos" w:hAnsi="Aptos"/>
          <w:color w:val="000000"/>
          <w:shd w:val="clear" w:color="auto" w:fill="CAEDFB" w:themeFill="accent4" w:themeFillTint="33"/>
        </w:rPr>
      </w:pPr>
      <w:r w:rsidRPr="00B23FA1">
        <w:rPr>
          <w:rFonts w:ascii="Aptos" w:hAnsi="Aptos"/>
          <w:color w:val="000000"/>
          <w:shd w:val="clear" w:color="auto" w:fill="CAEDFB" w:themeFill="accent4" w:themeFillTint="33"/>
        </w:rPr>
        <w:t xml:space="preserve">[Pregunta: </w:t>
      </w:r>
      <w:r w:rsidR="008F631B" w:rsidRPr="00B23FA1">
        <w:rPr>
          <w:rFonts w:ascii="Aptos" w:hAnsi="Aptos"/>
          <w:color w:val="000000"/>
          <w:shd w:val="clear" w:color="auto" w:fill="CAEDFB" w:themeFill="accent4" w:themeFillTint="33"/>
        </w:rPr>
        <w:t xml:space="preserve">Mostramos la compensación antes o después de las preguntas de caracterización?] </w:t>
      </w:r>
      <w:ins w:id="22" w:author="Camila Utreras" w:date="2026-03-02T15:30:00Z" w16du:dateUtc="2026-03-02T14:30:00Z">
        <w:r w:rsidR="0026210C">
          <w:rPr>
            <w:rFonts w:ascii="Aptos" w:hAnsi="Aptos"/>
            <w:color w:val="000000"/>
            <w:shd w:val="clear" w:color="auto" w:fill="CAEDFB" w:themeFill="accent4" w:themeFillTint="33"/>
          </w:rPr>
          <w:t xml:space="preserve"> La ultima cosa que ven es el feedback </w:t>
        </w:r>
      </w:ins>
    </w:p>
    <w:p w14:paraId="4DAEEDD8" w14:textId="0077A43D" w:rsidR="004F119A" w:rsidRDefault="004F119A" w:rsidP="00F27156">
      <w:pPr>
        <w:jc w:val="both"/>
        <w:rPr>
          <w:rFonts w:ascii="Aptos" w:hAnsi="Aptos"/>
          <w:color w:val="000000"/>
          <w:shd w:val="clear" w:color="auto" w:fill="CAEDFB" w:themeFill="accent4" w:themeFillTint="33"/>
        </w:rPr>
      </w:pPr>
      <w:r>
        <w:rPr>
          <w:rFonts w:ascii="Aptos" w:hAnsi="Aptos"/>
          <w:color w:val="000000"/>
          <w:shd w:val="clear" w:color="auto" w:fill="CAEDFB" w:themeFill="accent4" w:themeFillTint="33"/>
        </w:rPr>
        <w:t>[Aquí vienen las preguntas sociodemográficas, habría que agregar alguna</w:t>
      </w:r>
      <w:r w:rsidR="00EC6618">
        <w:rPr>
          <w:rFonts w:ascii="Aptos" w:hAnsi="Aptos"/>
          <w:color w:val="000000"/>
          <w:shd w:val="clear" w:color="auto" w:fill="CAEDFB" w:themeFill="accent4" w:themeFillTint="33"/>
        </w:rPr>
        <w:t xml:space="preserve"> otra? ]</w:t>
      </w:r>
    </w:p>
    <w:p w14:paraId="061570C5" w14:textId="1ADEA235" w:rsidR="00D75C66" w:rsidRPr="00EC6618" w:rsidRDefault="00201185" w:rsidP="00EC6618">
      <w:pPr>
        <w:pStyle w:val="Prrafodelista"/>
        <w:numPr>
          <w:ilvl w:val="0"/>
          <w:numId w:val="28"/>
        </w:numPr>
        <w:jc w:val="both"/>
        <w:rPr>
          <w:rFonts w:ascii="Aptos" w:hAnsi="Aptos"/>
          <w:color w:val="000000"/>
        </w:rPr>
      </w:pPr>
      <w:r w:rsidRPr="00EC6618">
        <w:rPr>
          <w:rFonts w:ascii="Aptos" w:hAnsi="Aptos"/>
          <w:color w:val="000000"/>
        </w:rPr>
        <w:t>¿Me identifico como..?</w:t>
      </w:r>
    </w:p>
    <w:p w14:paraId="1A5962B6" w14:textId="0488D46C" w:rsidR="00201185" w:rsidRDefault="004F119A" w:rsidP="004F119A">
      <w:pPr>
        <w:pStyle w:val="Prrafodelista"/>
        <w:numPr>
          <w:ilvl w:val="0"/>
          <w:numId w:val="27"/>
        </w:numPr>
        <w:jc w:val="both"/>
        <w:rPr>
          <w:rFonts w:ascii="Aptos" w:hAnsi="Aptos"/>
          <w:color w:val="000000"/>
        </w:rPr>
      </w:pPr>
      <w:r>
        <w:rPr>
          <w:rFonts w:ascii="Aptos" w:hAnsi="Aptos"/>
          <w:color w:val="000000"/>
        </w:rPr>
        <w:t>Mujer</w:t>
      </w:r>
    </w:p>
    <w:p w14:paraId="63AD22FF" w14:textId="48144EA2" w:rsidR="004F119A" w:rsidRDefault="004F119A" w:rsidP="004F119A">
      <w:pPr>
        <w:pStyle w:val="Prrafodelista"/>
        <w:numPr>
          <w:ilvl w:val="0"/>
          <w:numId w:val="27"/>
        </w:numPr>
        <w:jc w:val="both"/>
        <w:rPr>
          <w:rFonts w:ascii="Aptos" w:hAnsi="Aptos"/>
          <w:color w:val="000000"/>
        </w:rPr>
      </w:pPr>
      <w:r>
        <w:rPr>
          <w:rFonts w:ascii="Aptos" w:hAnsi="Aptos"/>
          <w:color w:val="000000"/>
        </w:rPr>
        <w:t>Hombre</w:t>
      </w:r>
    </w:p>
    <w:p w14:paraId="3F72D26D" w14:textId="43855373" w:rsidR="004F119A" w:rsidRDefault="004F119A" w:rsidP="004F119A">
      <w:pPr>
        <w:pStyle w:val="Prrafodelista"/>
        <w:numPr>
          <w:ilvl w:val="0"/>
          <w:numId w:val="27"/>
        </w:numPr>
        <w:jc w:val="both"/>
        <w:rPr>
          <w:rFonts w:ascii="Aptos" w:hAnsi="Aptos"/>
          <w:color w:val="000000"/>
        </w:rPr>
      </w:pPr>
      <w:r>
        <w:rPr>
          <w:rFonts w:ascii="Aptos" w:hAnsi="Aptos"/>
          <w:color w:val="000000"/>
        </w:rPr>
        <w:t>Otro</w:t>
      </w:r>
    </w:p>
    <w:p w14:paraId="471FD47E" w14:textId="77777777" w:rsidR="00EC6618" w:rsidRPr="00EC6618" w:rsidRDefault="00EC6618" w:rsidP="00EC6618">
      <w:pPr>
        <w:jc w:val="both"/>
        <w:rPr>
          <w:rFonts w:ascii="Aptos" w:hAnsi="Aptos"/>
          <w:color w:val="000000"/>
        </w:rPr>
      </w:pPr>
    </w:p>
    <w:p w14:paraId="466346A8" w14:textId="1306592F" w:rsidR="00EC6618" w:rsidDel="00435569" w:rsidRDefault="00A626D1" w:rsidP="00EC6618">
      <w:pPr>
        <w:pStyle w:val="Prrafodelista"/>
        <w:numPr>
          <w:ilvl w:val="0"/>
          <w:numId w:val="28"/>
        </w:numPr>
        <w:jc w:val="both"/>
        <w:rPr>
          <w:del w:id="23" w:author="Camila Utreras" w:date="2026-03-02T15:31:00Z" w16du:dateUtc="2026-03-02T14:31:00Z"/>
          <w:rFonts w:ascii="Aptos" w:hAnsi="Aptos"/>
          <w:color w:val="000000"/>
        </w:rPr>
      </w:pPr>
      <w:del w:id="24" w:author="Camila Utreras" w:date="2026-03-02T15:31:00Z" w16du:dateUtc="2026-03-02T14:31:00Z">
        <w:r w:rsidDel="00435569">
          <w:rPr>
            <w:rFonts w:ascii="Aptos" w:hAnsi="Aptos"/>
            <w:color w:val="000000"/>
          </w:rPr>
          <w:delText xml:space="preserve">¿Se encuentra usted jubilado/a y/o haciendo trámites para su jubilación? </w:delText>
        </w:r>
      </w:del>
    </w:p>
    <w:p w14:paraId="254528BB" w14:textId="64A62BBD" w:rsidR="00A626D1" w:rsidDel="00435569" w:rsidRDefault="00A626D1" w:rsidP="00A626D1">
      <w:pPr>
        <w:pStyle w:val="Prrafodelista"/>
        <w:numPr>
          <w:ilvl w:val="0"/>
          <w:numId w:val="29"/>
        </w:numPr>
        <w:jc w:val="both"/>
        <w:rPr>
          <w:del w:id="25" w:author="Camila Utreras" w:date="2026-03-02T15:31:00Z" w16du:dateUtc="2026-03-02T14:31:00Z"/>
          <w:rFonts w:ascii="Aptos" w:hAnsi="Aptos"/>
          <w:color w:val="000000"/>
        </w:rPr>
      </w:pPr>
      <w:del w:id="26" w:author="Camila Utreras" w:date="2026-03-02T15:31:00Z" w16du:dateUtc="2026-03-02T14:31:00Z">
        <w:r w:rsidDel="00435569">
          <w:rPr>
            <w:rFonts w:ascii="Aptos" w:hAnsi="Aptos"/>
            <w:color w:val="000000"/>
          </w:rPr>
          <w:delText>Si</w:delText>
        </w:r>
      </w:del>
    </w:p>
    <w:p w14:paraId="081960DA" w14:textId="628B811B" w:rsidR="00A626D1" w:rsidRPr="00E4488E" w:rsidRDefault="00A626D1" w:rsidP="00E4488E">
      <w:pPr>
        <w:pStyle w:val="Prrafodelista"/>
        <w:numPr>
          <w:ilvl w:val="0"/>
          <w:numId w:val="29"/>
        </w:numPr>
        <w:jc w:val="both"/>
        <w:rPr>
          <w:rFonts w:ascii="Aptos" w:hAnsi="Aptos"/>
          <w:color w:val="000000"/>
          <w:rPrChange w:id="27" w:author="Camila Utreras" w:date="2026-03-02T15:31:00Z" w16du:dateUtc="2026-03-02T14:31:00Z">
            <w:rPr/>
          </w:rPrChange>
        </w:rPr>
      </w:pPr>
      <w:del w:id="28" w:author="Camila Utreras" w:date="2026-03-02T15:31:00Z" w16du:dateUtc="2026-03-02T14:31:00Z">
        <w:r w:rsidDel="00435569">
          <w:rPr>
            <w:rFonts w:ascii="Aptos" w:hAnsi="Aptos"/>
            <w:color w:val="000000"/>
          </w:rPr>
          <w:delText>N</w:delText>
        </w:r>
        <w:r w:rsidRPr="00E4488E" w:rsidDel="00435569">
          <w:rPr>
            <w:rFonts w:ascii="Aptos" w:hAnsi="Aptos"/>
            <w:color w:val="000000"/>
            <w:rPrChange w:id="29" w:author="Camila Utreras" w:date="2026-03-02T15:31:00Z" w16du:dateUtc="2026-03-02T14:31:00Z">
              <w:rPr/>
            </w:rPrChange>
          </w:rPr>
          <w:delText>o</w:delText>
        </w:r>
      </w:del>
    </w:p>
    <w:p w14:paraId="63213FF2" w14:textId="1CA681CD" w:rsidR="00A626D1" w:rsidRDefault="00E4488E" w:rsidP="00A626D1">
      <w:pPr>
        <w:jc w:val="both"/>
        <w:rPr>
          <w:ins w:id="30" w:author="Camila Utreras" w:date="2026-03-02T15:31:00Z" w16du:dateUtc="2026-03-02T14:31:00Z"/>
          <w:rFonts w:ascii="Aptos" w:hAnsi="Aptos"/>
          <w:color w:val="000000"/>
        </w:rPr>
      </w:pPr>
      <w:ins w:id="31" w:author="Camila Utreras" w:date="2026-03-02T15:31:00Z" w16du:dateUtc="2026-03-02T14:31:00Z">
        <w:r>
          <w:rPr>
            <w:rFonts w:ascii="Aptos" w:hAnsi="Aptos"/>
            <w:color w:val="000000"/>
          </w:rPr>
          <w:t xml:space="preserve">¿Cuál de las siguientes describe mejor su actual situación laboral? </w:t>
        </w:r>
      </w:ins>
    </w:p>
    <w:p w14:paraId="686513F7" w14:textId="77777777" w:rsidR="00E4488E" w:rsidRDefault="00E4488E" w:rsidP="00A626D1">
      <w:pPr>
        <w:jc w:val="both"/>
        <w:rPr>
          <w:rFonts w:ascii="Aptos" w:hAnsi="Aptos"/>
          <w:color w:val="000000"/>
        </w:rPr>
      </w:pPr>
    </w:p>
    <w:p w14:paraId="45787824" w14:textId="13A01352" w:rsidR="00A626D1" w:rsidRDefault="00F66EA4" w:rsidP="00A626D1">
      <w:pPr>
        <w:pStyle w:val="Prrafodelista"/>
        <w:numPr>
          <w:ilvl w:val="0"/>
          <w:numId w:val="28"/>
        </w:numPr>
        <w:jc w:val="both"/>
        <w:rPr>
          <w:rFonts w:ascii="Aptos" w:hAnsi="Aptos"/>
          <w:color w:val="000000"/>
        </w:rPr>
      </w:pPr>
      <w:r>
        <w:rPr>
          <w:rFonts w:ascii="Aptos" w:hAnsi="Aptos"/>
          <w:color w:val="000000"/>
        </w:rPr>
        <w:t xml:space="preserve">¿Cuál es su año de nacimiento? </w:t>
      </w:r>
    </w:p>
    <w:p w14:paraId="6C1B7A20" w14:textId="5E0AC901" w:rsidR="00F66EA4" w:rsidRDefault="00F66EA4" w:rsidP="00F66EA4">
      <w:pPr>
        <w:jc w:val="both"/>
        <w:rPr>
          <w:rFonts w:ascii="Aptos" w:hAnsi="Aptos"/>
          <w:color w:val="000000"/>
        </w:rPr>
      </w:pPr>
      <w:r>
        <w:rPr>
          <w:rFonts w:ascii="Aptos" w:hAnsi="Aptos"/>
          <w:color w:val="000000"/>
        </w:rPr>
        <w:lastRenderedPageBreak/>
        <w:t xml:space="preserve">[Cajita con opciones de año] </w:t>
      </w:r>
    </w:p>
    <w:p w14:paraId="2384A3B8" w14:textId="77777777" w:rsidR="00F66EA4" w:rsidRDefault="00F66EA4" w:rsidP="00F66EA4">
      <w:pPr>
        <w:jc w:val="both"/>
        <w:rPr>
          <w:rFonts w:ascii="Aptos" w:hAnsi="Aptos"/>
          <w:color w:val="000000"/>
        </w:rPr>
      </w:pPr>
    </w:p>
    <w:p w14:paraId="6248858D" w14:textId="4ED5BD1A" w:rsidR="00F66EA4" w:rsidRDefault="00D22EFF" w:rsidP="00F66EA4">
      <w:pPr>
        <w:pStyle w:val="Prrafodelista"/>
        <w:numPr>
          <w:ilvl w:val="0"/>
          <w:numId w:val="28"/>
        </w:numPr>
        <w:jc w:val="both"/>
        <w:rPr>
          <w:rFonts w:ascii="Aptos" w:hAnsi="Aptos"/>
          <w:color w:val="000000"/>
        </w:rPr>
      </w:pPr>
      <w:r>
        <w:rPr>
          <w:rFonts w:ascii="Aptos" w:hAnsi="Aptos"/>
          <w:color w:val="000000"/>
        </w:rPr>
        <w:t>¿Cuál es el último nivel de estudios que complet</w:t>
      </w:r>
      <w:r w:rsidR="00B47A50">
        <w:rPr>
          <w:rFonts w:ascii="Aptos" w:hAnsi="Aptos"/>
          <w:color w:val="000000"/>
        </w:rPr>
        <w:t xml:space="preserve">ó? </w:t>
      </w:r>
    </w:p>
    <w:p w14:paraId="23099CDF" w14:textId="194B7F80" w:rsidR="00B47A50" w:rsidRDefault="00B47A50" w:rsidP="00B47A50">
      <w:pPr>
        <w:jc w:val="both"/>
        <w:rPr>
          <w:rFonts w:ascii="Aptos" w:hAnsi="Aptos"/>
          <w:color w:val="000000"/>
        </w:rPr>
      </w:pPr>
      <w:r>
        <w:rPr>
          <w:rFonts w:ascii="Aptos" w:hAnsi="Aptos"/>
          <w:color w:val="000000"/>
        </w:rPr>
        <w:t xml:space="preserve">[Cajita con opciones] </w:t>
      </w:r>
    </w:p>
    <w:p w14:paraId="0CE3093A" w14:textId="216AE030" w:rsidR="00B47A50" w:rsidRDefault="00B47A50" w:rsidP="00B47A50">
      <w:pPr>
        <w:pStyle w:val="Prrafodelista"/>
        <w:numPr>
          <w:ilvl w:val="0"/>
          <w:numId w:val="28"/>
        </w:numPr>
        <w:jc w:val="both"/>
        <w:rPr>
          <w:rFonts w:ascii="Aptos" w:hAnsi="Aptos"/>
          <w:color w:val="000000"/>
        </w:rPr>
      </w:pPr>
      <w:r>
        <w:rPr>
          <w:rFonts w:ascii="Aptos" w:hAnsi="Aptos"/>
          <w:color w:val="000000"/>
        </w:rPr>
        <w:t xml:space="preserve">¿A que sistema previsional de salud pertenece usted? </w:t>
      </w:r>
    </w:p>
    <w:p w14:paraId="29BC747C" w14:textId="434B2FBB" w:rsidR="00B47A50" w:rsidRDefault="00F6769F" w:rsidP="00F6769F">
      <w:pPr>
        <w:pStyle w:val="Prrafodelista"/>
        <w:numPr>
          <w:ilvl w:val="0"/>
          <w:numId w:val="30"/>
        </w:numPr>
        <w:jc w:val="both"/>
        <w:rPr>
          <w:rFonts w:ascii="Aptos" w:hAnsi="Aptos"/>
          <w:color w:val="000000"/>
        </w:rPr>
      </w:pPr>
      <w:r>
        <w:rPr>
          <w:rFonts w:ascii="Aptos" w:hAnsi="Aptos"/>
          <w:color w:val="000000"/>
        </w:rPr>
        <w:t>Sistema público FONASA grupo A</w:t>
      </w:r>
    </w:p>
    <w:p w14:paraId="739EBEAD" w14:textId="7E61C862" w:rsidR="00F6769F" w:rsidRDefault="00F6769F" w:rsidP="00F6769F">
      <w:pPr>
        <w:pStyle w:val="Prrafodelista"/>
        <w:numPr>
          <w:ilvl w:val="0"/>
          <w:numId w:val="30"/>
        </w:numPr>
        <w:jc w:val="both"/>
        <w:rPr>
          <w:rFonts w:ascii="Aptos" w:hAnsi="Aptos"/>
          <w:color w:val="000000"/>
        </w:rPr>
      </w:pPr>
      <w:r>
        <w:rPr>
          <w:rFonts w:ascii="Aptos" w:hAnsi="Aptos"/>
          <w:color w:val="000000"/>
        </w:rPr>
        <w:t>Sistema público FONASA grupo B</w:t>
      </w:r>
    </w:p>
    <w:p w14:paraId="3271994B" w14:textId="1A8402F8" w:rsidR="00F6769F" w:rsidRDefault="00F6769F" w:rsidP="00F6769F">
      <w:pPr>
        <w:pStyle w:val="Prrafodelista"/>
        <w:numPr>
          <w:ilvl w:val="0"/>
          <w:numId w:val="30"/>
        </w:numPr>
        <w:jc w:val="both"/>
        <w:rPr>
          <w:rFonts w:ascii="Aptos" w:hAnsi="Aptos"/>
          <w:color w:val="000000"/>
        </w:rPr>
      </w:pPr>
      <w:r>
        <w:rPr>
          <w:rFonts w:ascii="Aptos" w:hAnsi="Aptos"/>
          <w:color w:val="000000"/>
        </w:rPr>
        <w:t>Sistema público FONASA grupo C</w:t>
      </w:r>
    </w:p>
    <w:p w14:paraId="2AF0ADE6" w14:textId="47ACBFD1" w:rsidR="00F6769F" w:rsidRDefault="00F6769F" w:rsidP="00F6769F">
      <w:pPr>
        <w:pStyle w:val="Prrafodelista"/>
        <w:numPr>
          <w:ilvl w:val="0"/>
          <w:numId w:val="30"/>
        </w:numPr>
        <w:jc w:val="both"/>
        <w:rPr>
          <w:rFonts w:ascii="Aptos" w:hAnsi="Aptos"/>
          <w:color w:val="000000"/>
        </w:rPr>
      </w:pPr>
      <w:r>
        <w:rPr>
          <w:rFonts w:ascii="Aptos" w:hAnsi="Aptos"/>
          <w:color w:val="000000"/>
        </w:rPr>
        <w:t>Sistema público FONASA grupo D</w:t>
      </w:r>
    </w:p>
    <w:p w14:paraId="5884CF27" w14:textId="20EA6180" w:rsidR="00F6769F" w:rsidRDefault="006D6AAC" w:rsidP="00F6769F">
      <w:pPr>
        <w:pStyle w:val="Prrafodelista"/>
        <w:numPr>
          <w:ilvl w:val="0"/>
          <w:numId w:val="30"/>
        </w:numPr>
        <w:jc w:val="both"/>
        <w:rPr>
          <w:rFonts w:ascii="Aptos" w:hAnsi="Aptos"/>
          <w:color w:val="000000"/>
        </w:rPr>
      </w:pPr>
      <w:r>
        <w:rPr>
          <w:rFonts w:ascii="Aptos" w:hAnsi="Aptos"/>
          <w:color w:val="000000"/>
        </w:rPr>
        <w:t>Sistema público FONASA no sabe grupo</w:t>
      </w:r>
    </w:p>
    <w:p w14:paraId="7525E814" w14:textId="3C02F786" w:rsidR="006D6AAC" w:rsidRDefault="006D6AAC" w:rsidP="00F6769F">
      <w:pPr>
        <w:pStyle w:val="Prrafodelista"/>
        <w:numPr>
          <w:ilvl w:val="0"/>
          <w:numId w:val="30"/>
        </w:numPr>
        <w:jc w:val="both"/>
        <w:rPr>
          <w:rFonts w:ascii="Aptos" w:hAnsi="Aptos"/>
          <w:color w:val="000000"/>
        </w:rPr>
      </w:pPr>
      <w:r>
        <w:rPr>
          <w:rFonts w:ascii="Aptos" w:hAnsi="Aptos"/>
          <w:color w:val="000000"/>
        </w:rPr>
        <w:t xml:space="preserve">FF.AA y el Orden </w:t>
      </w:r>
    </w:p>
    <w:p w14:paraId="70F1E6CC" w14:textId="55C982C3" w:rsidR="006D6AAC" w:rsidRDefault="006D6AAC" w:rsidP="00F6769F">
      <w:pPr>
        <w:pStyle w:val="Prrafodelista"/>
        <w:numPr>
          <w:ilvl w:val="0"/>
          <w:numId w:val="30"/>
        </w:numPr>
        <w:jc w:val="both"/>
        <w:rPr>
          <w:rFonts w:ascii="Aptos" w:hAnsi="Aptos"/>
          <w:color w:val="000000"/>
        </w:rPr>
      </w:pPr>
      <w:r>
        <w:rPr>
          <w:rFonts w:ascii="Aptos" w:hAnsi="Aptos"/>
          <w:color w:val="000000"/>
        </w:rPr>
        <w:t>Isapre</w:t>
      </w:r>
    </w:p>
    <w:p w14:paraId="5604A41D" w14:textId="51435CE8" w:rsidR="006D6AAC" w:rsidRDefault="006D6AAC" w:rsidP="00F6769F">
      <w:pPr>
        <w:pStyle w:val="Prrafodelista"/>
        <w:numPr>
          <w:ilvl w:val="0"/>
          <w:numId w:val="30"/>
        </w:numPr>
        <w:jc w:val="both"/>
        <w:rPr>
          <w:rFonts w:ascii="Aptos" w:hAnsi="Aptos"/>
          <w:color w:val="000000"/>
        </w:rPr>
      </w:pPr>
      <w:r>
        <w:rPr>
          <w:rFonts w:ascii="Aptos" w:hAnsi="Aptos"/>
          <w:color w:val="000000"/>
        </w:rPr>
        <w:t>Ninguna</w:t>
      </w:r>
    </w:p>
    <w:p w14:paraId="3C92370D" w14:textId="7B0B8C17" w:rsidR="006D6AAC" w:rsidRDefault="006D6AAC" w:rsidP="00F6769F">
      <w:pPr>
        <w:pStyle w:val="Prrafodelista"/>
        <w:numPr>
          <w:ilvl w:val="0"/>
          <w:numId w:val="30"/>
        </w:numPr>
        <w:jc w:val="both"/>
        <w:rPr>
          <w:rFonts w:ascii="Aptos" w:hAnsi="Aptos"/>
          <w:color w:val="000000"/>
        </w:rPr>
      </w:pPr>
      <w:r>
        <w:rPr>
          <w:rFonts w:ascii="Aptos" w:hAnsi="Aptos"/>
          <w:color w:val="000000"/>
        </w:rPr>
        <w:t>Otro sistema [cajita]</w:t>
      </w:r>
    </w:p>
    <w:p w14:paraId="74D9B3B2" w14:textId="3431C600" w:rsidR="006D6AAC" w:rsidRDefault="006D6AAC" w:rsidP="00F6769F">
      <w:pPr>
        <w:pStyle w:val="Prrafodelista"/>
        <w:numPr>
          <w:ilvl w:val="0"/>
          <w:numId w:val="30"/>
        </w:numPr>
        <w:jc w:val="both"/>
        <w:rPr>
          <w:rFonts w:ascii="Aptos" w:hAnsi="Aptos"/>
          <w:color w:val="000000"/>
        </w:rPr>
      </w:pPr>
      <w:r>
        <w:rPr>
          <w:rFonts w:ascii="Aptos" w:hAnsi="Aptos"/>
          <w:color w:val="000000"/>
        </w:rPr>
        <w:t>No sabe</w:t>
      </w:r>
    </w:p>
    <w:p w14:paraId="47C9BD63" w14:textId="77777777" w:rsidR="006D6AAC" w:rsidRDefault="006D6AAC" w:rsidP="006D6AAC">
      <w:pPr>
        <w:jc w:val="both"/>
        <w:rPr>
          <w:rFonts w:ascii="Aptos" w:hAnsi="Aptos"/>
          <w:color w:val="000000"/>
        </w:rPr>
      </w:pPr>
    </w:p>
    <w:p w14:paraId="5E3B944B" w14:textId="09677EE7" w:rsidR="006D6AAC" w:rsidRDefault="000A0404" w:rsidP="006D6AAC">
      <w:pPr>
        <w:pStyle w:val="Prrafodelista"/>
        <w:numPr>
          <w:ilvl w:val="0"/>
          <w:numId w:val="28"/>
        </w:numPr>
        <w:jc w:val="both"/>
        <w:rPr>
          <w:rFonts w:ascii="Aptos" w:hAnsi="Aptos"/>
          <w:color w:val="000000"/>
        </w:rPr>
      </w:pPr>
      <w:r>
        <w:rPr>
          <w:rFonts w:ascii="Aptos" w:hAnsi="Aptos"/>
          <w:color w:val="000000"/>
        </w:rPr>
        <w:t xml:space="preserve">¿Cuenta con ahorros en alguna Administradora de </w:t>
      </w:r>
      <w:r w:rsidR="00B251C6">
        <w:rPr>
          <w:rFonts w:ascii="Aptos" w:hAnsi="Aptos"/>
          <w:color w:val="000000"/>
        </w:rPr>
        <w:t xml:space="preserve">Fondos de Pensiones (AFP)? </w:t>
      </w:r>
    </w:p>
    <w:p w14:paraId="4B754810" w14:textId="19BC9D7E" w:rsidR="00B251C6" w:rsidRDefault="00B251C6" w:rsidP="00B251C6">
      <w:pPr>
        <w:pStyle w:val="Prrafodelista"/>
        <w:numPr>
          <w:ilvl w:val="0"/>
          <w:numId w:val="31"/>
        </w:numPr>
        <w:jc w:val="both"/>
        <w:rPr>
          <w:rFonts w:ascii="Aptos" w:hAnsi="Aptos"/>
          <w:color w:val="000000"/>
        </w:rPr>
      </w:pPr>
      <w:r>
        <w:rPr>
          <w:rFonts w:ascii="Aptos" w:hAnsi="Aptos"/>
          <w:color w:val="000000"/>
        </w:rPr>
        <w:t>Si</w:t>
      </w:r>
    </w:p>
    <w:p w14:paraId="3E4EC7AE" w14:textId="4D039DF2" w:rsidR="00B251C6" w:rsidRDefault="00B251C6" w:rsidP="00B251C6">
      <w:pPr>
        <w:pStyle w:val="Prrafodelista"/>
        <w:numPr>
          <w:ilvl w:val="0"/>
          <w:numId w:val="31"/>
        </w:numPr>
        <w:jc w:val="both"/>
        <w:rPr>
          <w:rFonts w:ascii="Aptos" w:hAnsi="Aptos"/>
          <w:color w:val="000000"/>
        </w:rPr>
      </w:pPr>
      <w:r>
        <w:rPr>
          <w:rFonts w:ascii="Aptos" w:hAnsi="Aptos"/>
          <w:color w:val="000000"/>
        </w:rPr>
        <w:t>No</w:t>
      </w:r>
    </w:p>
    <w:p w14:paraId="0DAC792A" w14:textId="235F3EB1" w:rsidR="00B251C6" w:rsidRDefault="00B251C6" w:rsidP="00B251C6">
      <w:pPr>
        <w:pStyle w:val="Prrafodelista"/>
        <w:numPr>
          <w:ilvl w:val="0"/>
          <w:numId w:val="31"/>
        </w:numPr>
        <w:jc w:val="both"/>
        <w:rPr>
          <w:rFonts w:ascii="Aptos" w:hAnsi="Aptos"/>
          <w:color w:val="000000"/>
        </w:rPr>
      </w:pPr>
      <w:r>
        <w:rPr>
          <w:rFonts w:ascii="Aptos" w:hAnsi="Aptos"/>
          <w:color w:val="000000"/>
        </w:rPr>
        <w:t>No sabe</w:t>
      </w:r>
    </w:p>
    <w:p w14:paraId="27DD73E2" w14:textId="77777777" w:rsidR="00B251C6" w:rsidRDefault="00B251C6" w:rsidP="00B251C6">
      <w:pPr>
        <w:jc w:val="both"/>
        <w:rPr>
          <w:rFonts w:ascii="Aptos" w:hAnsi="Aptos"/>
          <w:color w:val="000000"/>
        </w:rPr>
      </w:pPr>
    </w:p>
    <w:p w14:paraId="525E9C61" w14:textId="5EC93AF2" w:rsidR="00B251C6" w:rsidRDefault="008B2046" w:rsidP="00B251C6">
      <w:pPr>
        <w:pStyle w:val="Prrafodelista"/>
        <w:numPr>
          <w:ilvl w:val="0"/>
          <w:numId w:val="28"/>
        </w:numPr>
        <w:jc w:val="both"/>
        <w:rPr>
          <w:rFonts w:ascii="Aptos" w:hAnsi="Aptos"/>
          <w:color w:val="000000"/>
        </w:rPr>
      </w:pPr>
      <w:r>
        <w:rPr>
          <w:rFonts w:ascii="Aptos" w:hAnsi="Aptos"/>
          <w:color w:val="000000"/>
        </w:rPr>
        <w:t xml:space="preserve">¿Ha recibido usted alguna vez asesoría de algún especialista en materia de pensiones? </w:t>
      </w:r>
    </w:p>
    <w:p w14:paraId="580505E3" w14:textId="72756A49" w:rsidR="008B2046" w:rsidRDefault="008B2046" w:rsidP="008B2046">
      <w:pPr>
        <w:pStyle w:val="Prrafodelista"/>
        <w:numPr>
          <w:ilvl w:val="0"/>
          <w:numId w:val="32"/>
        </w:numPr>
        <w:jc w:val="both"/>
        <w:rPr>
          <w:rFonts w:ascii="Aptos" w:hAnsi="Aptos"/>
          <w:color w:val="000000"/>
        </w:rPr>
      </w:pPr>
      <w:r>
        <w:rPr>
          <w:rFonts w:ascii="Aptos" w:hAnsi="Aptos"/>
          <w:color w:val="000000"/>
        </w:rPr>
        <w:t>Si</w:t>
      </w:r>
    </w:p>
    <w:p w14:paraId="2448F0D1" w14:textId="6D827197" w:rsidR="008B2046" w:rsidRDefault="008B2046" w:rsidP="008B2046">
      <w:pPr>
        <w:pStyle w:val="Prrafodelista"/>
        <w:numPr>
          <w:ilvl w:val="0"/>
          <w:numId w:val="32"/>
        </w:numPr>
        <w:jc w:val="both"/>
        <w:rPr>
          <w:rFonts w:ascii="Aptos" w:hAnsi="Aptos"/>
          <w:color w:val="000000"/>
        </w:rPr>
      </w:pPr>
      <w:r>
        <w:rPr>
          <w:rFonts w:ascii="Aptos" w:hAnsi="Aptos"/>
          <w:color w:val="000000"/>
        </w:rPr>
        <w:t>No</w:t>
      </w:r>
    </w:p>
    <w:p w14:paraId="3F2D1070" w14:textId="6889340A" w:rsidR="00EC6618" w:rsidRDefault="008B2046" w:rsidP="00EC6618">
      <w:pPr>
        <w:pStyle w:val="Prrafodelista"/>
        <w:numPr>
          <w:ilvl w:val="0"/>
          <w:numId w:val="32"/>
        </w:numPr>
        <w:jc w:val="both"/>
        <w:rPr>
          <w:rFonts w:ascii="Aptos" w:hAnsi="Aptos"/>
          <w:color w:val="000000"/>
        </w:rPr>
      </w:pPr>
      <w:r>
        <w:rPr>
          <w:rFonts w:ascii="Aptos" w:hAnsi="Aptos"/>
          <w:color w:val="000000"/>
        </w:rPr>
        <w:t>No recuerda</w:t>
      </w:r>
    </w:p>
    <w:p w14:paraId="3D3B8A86" w14:textId="7DE5ED34" w:rsidR="00A14FB1" w:rsidRDefault="00873F25" w:rsidP="00A14FB1">
      <w:pPr>
        <w:jc w:val="both"/>
        <w:rPr>
          <w:ins w:id="32" w:author="Camila Utreras" w:date="2026-03-02T15:33:00Z" w16du:dateUtc="2026-03-02T14:33:00Z"/>
          <w:rFonts w:ascii="Aptos" w:hAnsi="Aptos"/>
          <w:color w:val="000000"/>
        </w:rPr>
      </w:pPr>
      <w:ins w:id="33" w:author="Camila Utreras" w:date="2026-03-02T15:32:00Z" w16du:dateUtc="2026-03-02T14:32:00Z">
        <w:r>
          <w:rPr>
            <w:rFonts w:ascii="Aptos" w:hAnsi="Aptos"/>
            <w:color w:val="000000"/>
          </w:rPr>
          <w:t>[no más de 10 preguntas</w:t>
        </w:r>
      </w:ins>
      <w:ins w:id="34" w:author="Camila Utreras" w:date="2026-03-02T15:33:00Z" w16du:dateUtc="2026-03-02T14:33:00Z">
        <w:r w:rsidR="002545D0">
          <w:rPr>
            <w:rFonts w:ascii="Aptos" w:hAnsi="Aptos"/>
            <w:color w:val="000000"/>
          </w:rPr>
          <w:t xml:space="preserve">] </w:t>
        </w:r>
      </w:ins>
    </w:p>
    <w:p w14:paraId="3C496542" w14:textId="77777777" w:rsidR="002545D0" w:rsidRPr="00A14FB1" w:rsidRDefault="002545D0" w:rsidP="00A14FB1">
      <w:pPr>
        <w:jc w:val="both"/>
        <w:rPr>
          <w:rFonts w:ascii="Aptos" w:hAnsi="Aptos"/>
          <w:color w:val="000000"/>
        </w:rPr>
      </w:pPr>
    </w:p>
    <w:p w14:paraId="63EFE0D1" w14:textId="1100BCC0" w:rsidR="004C25CD" w:rsidRDefault="00D7404F" w:rsidP="00F27156">
      <w:pPr>
        <w:jc w:val="both"/>
      </w:pPr>
      <w:r>
        <w:t xml:space="preserve">Muchas gracias por haber completado </w:t>
      </w:r>
      <w:r w:rsidR="009D3B84">
        <w:t xml:space="preserve">la sesión. Para su compensación se seleccionó </w:t>
      </w:r>
      <w:r w:rsidR="00FF327C">
        <w:t>de forma aleatoria la pregunta [mostrar pregunta] cuya respuesta correcta es [mostrar respuesta correcta]</w:t>
      </w:r>
      <w:r w:rsidR="00FD22B9">
        <w:t xml:space="preserve"> y su respuesta fue [mostrar respuesta del participante], por lo que se </w:t>
      </w:r>
      <w:r w:rsidR="00F27156">
        <w:t>sumarán [X] tokens adicionales a lo</w:t>
      </w:r>
      <w:r w:rsidR="001A20EE">
        <w:t>s</w:t>
      </w:r>
      <w:r w:rsidR="00F27156">
        <w:t xml:space="preserve"> [X] tokens fijos. </w:t>
      </w:r>
    </w:p>
    <w:p w14:paraId="1B0E8E75" w14:textId="623BD89A" w:rsidR="003B61AD" w:rsidRDefault="003B61AD" w:rsidP="00F27156">
      <w:pPr>
        <w:jc w:val="both"/>
        <w:rPr>
          <w:ins w:id="35" w:author="Camila Utreras" w:date="2026-03-02T15:36:00Z" w16du:dateUtc="2026-03-02T14:36:00Z"/>
        </w:rPr>
      </w:pPr>
      <w:r>
        <w:lastRenderedPageBreak/>
        <w:t xml:space="preserve">Su recompensa será de [X] tokens en total.  </w:t>
      </w:r>
    </w:p>
    <w:p w14:paraId="37149CBB" w14:textId="4048235B" w:rsidR="00F80B06" w:rsidRDefault="00F80B06" w:rsidP="00F27156">
      <w:pPr>
        <w:jc w:val="both"/>
        <w:rPr>
          <w:ins w:id="36" w:author="Camila Utreras" w:date="2026-03-02T15:36:00Z" w16du:dateUtc="2026-03-02T14:36:00Z"/>
        </w:rPr>
      </w:pPr>
      <w:ins w:id="37" w:author="Camila Utreras" w:date="2026-03-02T15:36:00Z" w16du:dateUtc="2026-03-02T14:36:00Z">
        <w:r>
          <w:t>Muchas gracias</w:t>
        </w:r>
        <w:r w:rsidR="00F02567">
          <w:t xml:space="preserve">, la sesión a finalizado. </w:t>
        </w:r>
      </w:ins>
    </w:p>
    <w:p w14:paraId="2DF110B4" w14:textId="77777777" w:rsidR="00F02567" w:rsidRPr="00D7404F" w:rsidRDefault="00F02567" w:rsidP="00F27156">
      <w:pPr>
        <w:jc w:val="both"/>
      </w:pPr>
    </w:p>
    <w:sectPr w:rsidR="00F02567" w:rsidRPr="00D740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CBE"/>
    <w:multiLevelType w:val="hybridMultilevel"/>
    <w:tmpl w:val="73C4B9EC"/>
    <w:lvl w:ilvl="0" w:tplc="4FE430CC">
      <w:start w:val="1"/>
      <w:numFmt w:val="low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BB405A"/>
    <w:multiLevelType w:val="hybridMultilevel"/>
    <w:tmpl w:val="88744682"/>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58A3FFE"/>
    <w:multiLevelType w:val="hybridMultilevel"/>
    <w:tmpl w:val="5D18E32A"/>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755027C"/>
    <w:multiLevelType w:val="hybridMultilevel"/>
    <w:tmpl w:val="B866D9B4"/>
    <w:lvl w:ilvl="0" w:tplc="C32846E2">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ADC3A66"/>
    <w:multiLevelType w:val="hybridMultilevel"/>
    <w:tmpl w:val="395611E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0C553895"/>
    <w:multiLevelType w:val="hybridMultilevel"/>
    <w:tmpl w:val="0F188DC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EB44AE4"/>
    <w:multiLevelType w:val="hybridMultilevel"/>
    <w:tmpl w:val="14F0BF1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08B5370"/>
    <w:multiLevelType w:val="hybridMultilevel"/>
    <w:tmpl w:val="0AA49C4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331005E"/>
    <w:multiLevelType w:val="hybridMultilevel"/>
    <w:tmpl w:val="C1B0F006"/>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2EE3CD7"/>
    <w:multiLevelType w:val="hybridMultilevel"/>
    <w:tmpl w:val="343A1B2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38C65EB"/>
    <w:multiLevelType w:val="hybridMultilevel"/>
    <w:tmpl w:val="DFC62892"/>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4DB1A17"/>
    <w:multiLevelType w:val="hybridMultilevel"/>
    <w:tmpl w:val="F4D2A06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9BB063C"/>
    <w:multiLevelType w:val="hybridMultilevel"/>
    <w:tmpl w:val="7DFEF06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8A64201"/>
    <w:multiLevelType w:val="hybridMultilevel"/>
    <w:tmpl w:val="D182ED2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C4C3AA4"/>
    <w:multiLevelType w:val="hybridMultilevel"/>
    <w:tmpl w:val="CBD2C07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1491452"/>
    <w:multiLevelType w:val="hybridMultilevel"/>
    <w:tmpl w:val="48F09BE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521077C5"/>
    <w:multiLevelType w:val="hybridMultilevel"/>
    <w:tmpl w:val="6668F96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495113B"/>
    <w:multiLevelType w:val="hybridMultilevel"/>
    <w:tmpl w:val="B07AC4DA"/>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8A73888"/>
    <w:multiLevelType w:val="hybridMultilevel"/>
    <w:tmpl w:val="C8FE711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5CA91288"/>
    <w:multiLevelType w:val="hybridMultilevel"/>
    <w:tmpl w:val="73726E68"/>
    <w:lvl w:ilvl="0" w:tplc="125A5B28">
      <w:start w:val="1"/>
      <w:numFmt w:val="decimal"/>
      <w:lvlText w:val="%1)"/>
      <w:lvlJc w:val="left"/>
      <w:pPr>
        <w:ind w:left="720" w:hanging="360"/>
      </w:pPr>
      <w:rPr>
        <w:rFonts w:hint="default"/>
        <w:i w:val="0"/>
        <w:i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DD57723"/>
    <w:multiLevelType w:val="hybridMultilevel"/>
    <w:tmpl w:val="2C4CCA9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618617C4"/>
    <w:multiLevelType w:val="hybridMultilevel"/>
    <w:tmpl w:val="F4BC6C6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61CE720C"/>
    <w:multiLevelType w:val="hybridMultilevel"/>
    <w:tmpl w:val="00E8FC4E"/>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ED12A8"/>
    <w:multiLevelType w:val="hybridMultilevel"/>
    <w:tmpl w:val="3F16BC5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1ED14B4"/>
    <w:multiLevelType w:val="hybridMultilevel"/>
    <w:tmpl w:val="A74A33B0"/>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39F0638"/>
    <w:multiLevelType w:val="hybridMultilevel"/>
    <w:tmpl w:val="66CC20D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3BC5600"/>
    <w:multiLevelType w:val="hybridMultilevel"/>
    <w:tmpl w:val="13F6168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60C7F1C"/>
    <w:multiLevelType w:val="hybridMultilevel"/>
    <w:tmpl w:val="A5E0F61C"/>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8EF41CA"/>
    <w:multiLevelType w:val="hybridMultilevel"/>
    <w:tmpl w:val="6B5C2E5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78F05FE4"/>
    <w:multiLevelType w:val="hybridMultilevel"/>
    <w:tmpl w:val="C7E42B36"/>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C232B9B"/>
    <w:multiLevelType w:val="multilevel"/>
    <w:tmpl w:val="4952645C"/>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7F495676"/>
    <w:multiLevelType w:val="hybridMultilevel"/>
    <w:tmpl w:val="479ED6BA"/>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43747275">
    <w:abstractNumId w:val="30"/>
  </w:num>
  <w:num w:numId="2" w16cid:durableId="118233642">
    <w:abstractNumId w:val="7"/>
  </w:num>
  <w:num w:numId="3" w16cid:durableId="1354185748">
    <w:abstractNumId w:val="4"/>
  </w:num>
  <w:num w:numId="4" w16cid:durableId="1408916430">
    <w:abstractNumId w:val="15"/>
  </w:num>
  <w:num w:numId="5" w16cid:durableId="1429933018">
    <w:abstractNumId w:val="13"/>
  </w:num>
  <w:num w:numId="6" w16cid:durableId="1597133296">
    <w:abstractNumId w:val="16"/>
  </w:num>
  <w:num w:numId="7" w16cid:durableId="1616326382">
    <w:abstractNumId w:val="26"/>
  </w:num>
  <w:num w:numId="8" w16cid:durableId="1834836617">
    <w:abstractNumId w:val="11"/>
  </w:num>
  <w:num w:numId="9" w16cid:durableId="1893494068">
    <w:abstractNumId w:val="28"/>
  </w:num>
  <w:num w:numId="10" w16cid:durableId="240406034">
    <w:abstractNumId w:val="12"/>
  </w:num>
  <w:num w:numId="11" w16cid:durableId="247230722">
    <w:abstractNumId w:val="0"/>
  </w:num>
  <w:num w:numId="12" w16cid:durableId="445545670">
    <w:abstractNumId w:val="6"/>
  </w:num>
  <w:num w:numId="13" w16cid:durableId="457182351">
    <w:abstractNumId w:val="19"/>
  </w:num>
  <w:num w:numId="14" w16cid:durableId="476149175">
    <w:abstractNumId w:val="1"/>
  </w:num>
  <w:num w:numId="15" w16cid:durableId="498886491">
    <w:abstractNumId w:val="3"/>
  </w:num>
  <w:num w:numId="16" w16cid:durableId="606816926">
    <w:abstractNumId w:val="27"/>
  </w:num>
  <w:num w:numId="17" w16cid:durableId="641152957">
    <w:abstractNumId w:val="22"/>
  </w:num>
  <w:num w:numId="18" w16cid:durableId="955020539">
    <w:abstractNumId w:val="23"/>
  </w:num>
  <w:num w:numId="19" w16cid:durableId="969672729">
    <w:abstractNumId w:val="17"/>
  </w:num>
  <w:num w:numId="20" w16cid:durableId="151873664">
    <w:abstractNumId w:val="24"/>
  </w:num>
  <w:num w:numId="21" w16cid:durableId="484246752">
    <w:abstractNumId w:val="31"/>
  </w:num>
  <w:num w:numId="22" w16cid:durableId="1003166260">
    <w:abstractNumId w:val="14"/>
  </w:num>
  <w:num w:numId="23" w16cid:durableId="386685897">
    <w:abstractNumId w:val="21"/>
  </w:num>
  <w:num w:numId="24" w16cid:durableId="571308474">
    <w:abstractNumId w:val="2"/>
  </w:num>
  <w:num w:numId="25" w16cid:durableId="669285776">
    <w:abstractNumId w:val="8"/>
  </w:num>
  <w:num w:numId="26" w16cid:durableId="1358579900">
    <w:abstractNumId w:val="20"/>
  </w:num>
  <w:num w:numId="27" w16cid:durableId="683704124">
    <w:abstractNumId w:val="10"/>
  </w:num>
  <w:num w:numId="28" w16cid:durableId="319115411">
    <w:abstractNumId w:val="18"/>
  </w:num>
  <w:num w:numId="29" w16cid:durableId="1243296636">
    <w:abstractNumId w:val="29"/>
  </w:num>
  <w:num w:numId="30" w16cid:durableId="2093045906">
    <w:abstractNumId w:val="9"/>
  </w:num>
  <w:num w:numId="31" w16cid:durableId="382213980">
    <w:abstractNumId w:val="25"/>
  </w:num>
  <w:num w:numId="32" w16cid:durableId="197305164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ila Utreras">
    <w15:presenceInfo w15:providerId="Windows Live" w15:userId="21a7d57e8591b9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364"/>
    <w:rsid w:val="00001513"/>
    <w:rsid w:val="00014C90"/>
    <w:rsid w:val="00016D1E"/>
    <w:rsid w:val="00022281"/>
    <w:rsid w:val="000226CD"/>
    <w:rsid w:val="00023875"/>
    <w:rsid w:val="0003495E"/>
    <w:rsid w:val="00036E0D"/>
    <w:rsid w:val="0004220E"/>
    <w:rsid w:val="00045D53"/>
    <w:rsid w:val="0006039D"/>
    <w:rsid w:val="00065356"/>
    <w:rsid w:val="00070125"/>
    <w:rsid w:val="00071CFC"/>
    <w:rsid w:val="00080A8C"/>
    <w:rsid w:val="0008442B"/>
    <w:rsid w:val="0009181E"/>
    <w:rsid w:val="000928FF"/>
    <w:rsid w:val="00093501"/>
    <w:rsid w:val="00093F27"/>
    <w:rsid w:val="00095A72"/>
    <w:rsid w:val="000A0404"/>
    <w:rsid w:val="000B1748"/>
    <w:rsid w:val="000B5309"/>
    <w:rsid w:val="000B5EFF"/>
    <w:rsid w:val="000B79DD"/>
    <w:rsid w:val="000C29EA"/>
    <w:rsid w:val="000D1D53"/>
    <w:rsid w:val="000F148E"/>
    <w:rsid w:val="000F6569"/>
    <w:rsid w:val="000F6ACB"/>
    <w:rsid w:val="00124478"/>
    <w:rsid w:val="00135368"/>
    <w:rsid w:val="0013714B"/>
    <w:rsid w:val="00142DC9"/>
    <w:rsid w:val="0016144C"/>
    <w:rsid w:val="001658DD"/>
    <w:rsid w:val="00165BD9"/>
    <w:rsid w:val="00183CD3"/>
    <w:rsid w:val="001A085D"/>
    <w:rsid w:val="001A20EE"/>
    <w:rsid w:val="001A782E"/>
    <w:rsid w:val="001C4600"/>
    <w:rsid w:val="001E27C2"/>
    <w:rsid w:val="001E31EA"/>
    <w:rsid w:val="001E436B"/>
    <w:rsid w:val="001E4E5D"/>
    <w:rsid w:val="001F3FF6"/>
    <w:rsid w:val="00201012"/>
    <w:rsid w:val="00201185"/>
    <w:rsid w:val="002016A1"/>
    <w:rsid w:val="00207412"/>
    <w:rsid w:val="0021199E"/>
    <w:rsid w:val="0021419A"/>
    <w:rsid w:val="00226C80"/>
    <w:rsid w:val="002545D0"/>
    <w:rsid w:val="002553B2"/>
    <w:rsid w:val="00256684"/>
    <w:rsid w:val="00257DA6"/>
    <w:rsid w:val="0026210C"/>
    <w:rsid w:val="00263088"/>
    <w:rsid w:val="0027632A"/>
    <w:rsid w:val="002860F9"/>
    <w:rsid w:val="00286990"/>
    <w:rsid w:val="00291EFA"/>
    <w:rsid w:val="00294862"/>
    <w:rsid w:val="00294FA8"/>
    <w:rsid w:val="002B6971"/>
    <w:rsid w:val="002C509B"/>
    <w:rsid w:val="002C7FD8"/>
    <w:rsid w:val="002D7E3E"/>
    <w:rsid w:val="002E4C24"/>
    <w:rsid w:val="002F14AB"/>
    <w:rsid w:val="002F1D43"/>
    <w:rsid w:val="002F49C1"/>
    <w:rsid w:val="0030648A"/>
    <w:rsid w:val="00307E52"/>
    <w:rsid w:val="00313628"/>
    <w:rsid w:val="0031568F"/>
    <w:rsid w:val="00333F12"/>
    <w:rsid w:val="00337F09"/>
    <w:rsid w:val="003418DE"/>
    <w:rsid w:val="00342ABC"/>
    <w:rsid w:val="00347081"/>
    <w:rsid w:val="003508FB"/>
    <w:rsid w:val="00355816"/>
    <w:rsid w:val="003647C7"/>
    <w:rsid w:val="00364C98"/>
    <w:rsid w:val="00366352"/>
    <w:rsid w:val="003A37E0"/>
    <w:rsid w:val="003A4A24"/>
    <w:rsid w:val="003A4FF4"/>
    <w:rsid w:val="003A51F5"/>
    <w:rsid w:val="003B6072"/>
    <w:rsid w:val="003B61AD"/>
    <w:rsid w:val="003C065C"/>
    <w:rsid w:val="003C4093"/>
    <w:rsid w:val="003E3CAC"/>
    <w:rsid w:val="003E6937"/>
    <w:rsid w:val="00412D09"/>
    <w:rsid w:val="0041351A"/>
    <w:rsid w:val="00415908"/>
    <w:rsid w:val="004218B7"/>
    <w:rsid w:val="00435569"/>
    <w:rsid w:val="004434CC"/>
    <w:rsid w:val="00443A30"/>
    <w:rsid w:val="00457F36"/>
    <w:rsid w:val="00471802"/>
    <w:rsid w:val="00472668"/>
    <w:rsid w:val="00477D56"/>
    <w:rsid w:val="00480405"/>
    <w:rsid w:val="00487D38"/>
    <w:rsid w:val="00493DF0"/>
    <w:rsid w:val="004A458F"/>
    <w:rsid w:val="004A6057"/>
    <w:rsid w:val="004C0B8C"/>
    <w:rsid w:val="004C19C9"/>
    <w:rsid w:val="004C25CD"/>
    <w:rsid w:val="004C5E89"/>
    <w:rsid w:val="004D3F65"/>
    <w:rsid w:val="004E004B"/>
    <w:rsid w:val="004E1B28"/>
    <w:rsid w:val="004E6AF3"/>
    <w:rsid w:val="004F119A"/>
    <w:rsid w:val="004F609C"/>
    <w:rsid w:val="00505233"/>
    <w:rsid w:val="00505A03"/>
    <w:rsid w:val="00511977"/>
    <w:rsid w:val="00511BF4"/>
    <w:rsid w:val="00511C06"/>
    <w:rsid w:val="00515C61"/>
    <w:rsid w:val="0051683E"/>
    <w:rsid w:val="00527089"/>
    <w:rsid w:val="0053252E"/>
    <w:rsid w:val="00547D2A"/>
    <w:rsid w:val="0055095B"/>
    <w:rsid w:val="005658A0"/>
    <w:rsid w:val="005700A7"/>
    <w:rsid w:val="00581232"/>
    <w:rsid w:val="00581AC0"/>
    <w:rsid w:val="00597267"/>
    <w:rsid w:val="0059760D"/>
    <w:rsid w:val="005A1EE1"/>
    <w:rsid w:val="005A20BE"/>
    <w:rsid w:val="005A2E44"/>
    <w:rsid w:val="005A308C"/>
    <w:rsid w:val="005A37FB"/>
    <w:rsid w:val="005B5E9D"/>
    <w:rsid w:val="005B617F"/>
    <w:rsid w:val="005B7FD7"/>
    <w:rsid w:val="005C00D8"/>
    <w:rsid w:val="005C4451"/>
    <w:rsid w:val="005E0D9A"/>
    <w:rsid w:val="005E2EC6"/>
    <w:rsid w:val="005E348C"/>
    <w:rsid w:val="005F2BE2"/>
    <w:rsid w:val="00610766"/>
    <w:rsid w:val="0061261F"/>
    <w:rsid w:val="00626129"/>
    <w:rsid w:val="006403BB"/>
    <w:rsid w:val="00643CB3"/>
    <w:rsid w:val="006516B9"/>
    <w:rsid w:val="00661727"/>
    <w:rsid w:val="0066290C"/>
    <w:rsid w:val="006655D2"/>
    <w:rsid w:val="00666771"/>
    <w:rsid w:val="00667438"/>
    <w:rsid w:val="006678BC"/>
    <w:rsid w:val="006768CF"/>
    <w:rsid w:val="00677D7E"/>
    <w:rsid w:val="006864B1"/>
    <w:rsid w:val="00692B39"/>
    <w:rsid w:val="006933C6"/>
    <w:rsid w:val="006A1634"/>
    <w:rsid w:val="006A56BE"/>
    <w:rsid w:val="006B3E02"/>
    <w:rsid w:val="006C3E6E"/>
    <w:rsid w:val="006D3D22"/>
    <w:rsid w:val="006D5ABC"/>
    <w:rsid w:val="006D661F"/>
    <w:rsid w:val="006D6AAC"/>
    <w:rsid w:val="006E34BF"/>
    <w:rsid w:val="006E444E"/>
    <w:rsid w:val="006E7213"/>
    <w:rsid w:val="006F23C6"/>
    <w:rsid w:val="006F64F6"/>
    <w:rsid w:val="007010B0"/>
    <w:rsid w:val="00722BD9"/>
    <w:rsid w:val="007267C2"/>
    <w:rsid w:val="007277E1"/>
    <w:rsid w:val="00742DBA"/>
    <w:rsid w:val="00743D2C"/>
    <w:rsid w:val="0076252A"/>
    <w:rsid w:val="00781AB8"/>
    <w:rsid w:val="00781C1C"/>
    <w:rsid w:val="00781C26"/>
    <w:rsid w:val="0078387B"/>
    <w:rsid w:val="00793D42"/>
    <w:rsid w:val="007A1857"/>
    <w:rsid w:val="007B1D74"/>
    <w:rsid w:val="007B2625"/>
    <w:rsid w:val="007C0AB1"/>
    <w:rsid w:val="007C3941"/>
    <w:rsid w:val="007E318A"/>
    <w:rsid w:val="007E6BBF"/>
    <w:rsid w:val="00800BAB"/>
    <w:rsid w:val="0080498F"/>
    <w:rsid w:val="00817B9A"/>
    <w:rsid w:val="00825B88"/>
    <w:rsid w:val="0083120A"/>
    <w:rsid w:val="008534FB"/>
    <w:rsid w:val="00853A15"/>
    <w:rsid w:val="00853EE6"/>
    <w:rsid w:val="00856B8F"/>
    <w:rsid w:val="008608B0"/>
    <w:rsid w:val="00866A96"/>
    <w:rsid w:val="00873593"/>
    <w:rsid w:val="0087359C"/>
    <w:rsid w:val="00873D42"/>
    <w:rsid w:val="00873F25"/>
    <w:rsid w:val="00886E5E"/>
    <w:rsid w:val="00891A06"/>
    <w:rsid w:val="008B2046"/>
    <w:rsid w:val="008B27B0"/>
    <w:rsid w:val="008C16EF"/>
    <w:rsid w:val="008C53B0"/>
    <w:rsid w:val="008C6C50"/>
    <w:rsid w:val="008F14DA"/>
    <w:rsid w:val="008F631B"/>
    <w:rsid w:val="00901483"/>
    <w:rsid w:val="00902ED8"/>
    <w:rsid w:val="0090699B"/>
    <w:rsid w:val="00912BDF"/>
    <w:rsid w:val="0092422E"/>
    <w:rsid w:val="009246EA"/>
    <w:rsid w:val="009355FF"/>
    <w:rsid w:val="0093670F"/>
    <w:rsid w:val="00951578"/>
    <w:rsid w:val="0095407B"/>
    <w:rsid w:val="009664AD"/>
    <w:rsid w:val="00990211"/>
    <w:rsid w:val="00991CFA"/>
    <w:rsid w:val="009A18FC"/>
    <w:rsid w:val="009A73F6"/>
    <w:rsid w:val="009A7BB5"/>
    <w:rsid w:val="009B01AD"/>
    <w:rsid w:val="009B03B6"/>
    <w:rsid w:val="009C1E28"/>
    <w:rsid w:val="009C4643"/>
    <w:rsid w:val="009C6665"/>
    <w:rsid w:val="009D3B84"/>
    <w:rsid w:val="009E0B9A"/>
    <w:rsid w:val="009E5DAC"/>
    <w:rsid w:val="009F4412"/>
    <w:rsid w:val="00A12664"/>
    <w:rsid w:val="00A14FB1"/>
    <w:rsid w:val="00A21EF1"/>
    <w:rsid w:val="00A21FC5"/>
    <w:rsid w:val="00A227D0"/>
    <w:rsid w:val="00A53BCD"/>
    <w:rsid w:val="00A5656D"/>
    <w:rsid w:val="00A61B33"/>
    <w:rsid w:val="00A62100"/>
    <w:rsid w:val="00A626D1"/>
    <w:rsid w:val="00A658B1"/>
    <w:rsid w:val="00A75E08"/>
    <w:rsid w:val="00A77548"/>
    <w:rsid w:val="00A77A8B"/>
    <w:rsid w:val="00A9172A"/>
    <w:rsid w:val="00A9562B"/>
    <w:rsid w:val="00A95791"/>
    <w:rsid w:val="00A95A9E"/>
    <w:rsid w:val="00AD1F02"/>
    <w:rsid w:val="00AD2A4D"/>
    <w:rsid w:val="00AE042A"/>
    <w:rsid w:val="00AF19FA"/>
    <w:rsid w:val="00AF5B99"/>
    <w:rsid w:val="00AF7297"/>
    <w:rsid w:val="00B1039E"/>
    <w:rsid w:val="00B11A37"/>
    <w:rsid w:val="00B11A5E"/>
    <w:rsid w:val="00B129F6"/>
    <w:rsid w:val="00B23FA1"/>
    <w:rsid w:val="00B24FE5"/>
    <w:rsid w:val="00B251C6"/>
    <w:rsid w:val="00B309B5"/>
    <w:rsid w:val="00B3644A"/>
    <w:rsid w:val="00B4692F"/>
    <w:rsid w:val="00B46EFF"/>
    <w:rsid w:val="00B47A50"/>
    <w:rsid w:val="00B570DF"/>
    <w:rsid w:val="00B737DB"/>
    <w:rsid w:val="00B81276"/>
    <w:rsid w:val="00B83CA4"/>
    <w:rsid w:val="00B85238"/>
    <w:rsid w:val="00B94D6E"/>
    <w:rsid w:val="00B950A8"/>
    <w:rsid w:val="00BA25B4"/>
    <w:rsid w:val="00BA3440"/>
    <w:rsid w:val="00BC3E69"/>
    <w:rsid w:val="00BD03D2"/>
    <w:rsid w:val="00BD09C9"/>
    <w:rsid w:val="00BD6C4E"/>
    <w:rsid w:val="00BF5039"/>
    <w:rsid w:val="00C013F6"/>
    <w:rsid w:val="00C22A7C"/>
    <w:rsid w:val="00C35A1B"/>
    <w:rsid w:val="00C40822"/>
    <w:rsid w:val="00C424D4"/>
    <w:rsid w:val="00C5313C"/>
    <w:rsid w:val="00C63183"/>
    <w:rsid w:val="00C66D77"/>
    <w:rsid w:val="00C70B8F"/>
    <w:rsid w:val="00C725C6"/>
    <w:rsid w:val="00C7591B"/>
    <w:rsid w:val="00C93231"/>
    <w:rsid w:val="00CC3082"/>
    <w:rsid w:val="00CD63B5"/>
    <w:rsid w:val="00CE52A4"/>
    <w:rsid w:val="00CE5DAA"/>
    <w:rsid w:val="00CE7408"/>
    <w:rsid w:val="00CF33EC"/>
    <w:rsid w:val="00CF57FC"/>
    <w:rsid w:val="00D14D01"/>
    <w:rsid w:val="00D22EFF"/>
    <w:rsid w:val="00D23EA0"/>
    <w:rsid w:val="00D3435D"/>
    <w:rsid w:val="00D521FD"/>
    <w:rsid w:val="00D54BA4"/>
    <w:rsid w:val="00D618C9"/>
    <w:rsid w:val="00D61991"/>
    <w:rsid w:val="00D63364"/>
    <w:rsid w:val="00D7404F"/>
    <w:rsid w:val="00D74090"/>
    <w:rsid w:val="00D740AD"/>
    <w:rsid w:val="00D75C66"/>
    <w:rsid w:val="00D87566"/>
    <w:rsid w:val="00D908C6"/>
    <w:rsid w:val="00DA1EC3"/>
    <w:rsid w:val="00DA270C"/>
    <w:rsid w:val="00DC3112"/>
    <w:rsid w:val="00DC49FF"/>
    <w:rsid w:val="00DE383B"/>
    <w:rsid w:val="00DF30A0"/>
    <w:rsid w:val="00DF72AB"/>
    <w:rsid w:val="00DF79DA"/>
    <w:rsid w:val="00E013E4"/>
    <w:rsid w:val="00E0400B"/>
    <w:rsid w:val="00E04D9A"/>
    <w:rsid w:val="00E07998"/>
    <w:rsid w:val="00E13B08"/>
    <w:rsid w:val="00E15EE7"/>
    <w:rsid w:val="00E16933"/>
    <w:rsid w:val="00E21A91"/>
    <w:rsid w:val="00E3079D"/>
    <w:rsid w:val="00E37DD1"/>
    <w:rsid w:val="00E4488E"/>
    <w:rsid w:val="00E44E03"/>
    <w:rsid w:val="00E45538"/>
    <w:rsid w:val="00E57C66"/>
    <w:rsid w:val="00E660C2"/>
    <w:rsid w:val="00E90AF7"/>
    <w:rsid w:val="00E922FC"/>
    <w:rsid w:val="00EA55D1"/>
    <w:rsid w:val="00EB1983"/>
    <w:rsid w:val="00EB2C93"/>
    <w:rsid w:val="00EC13BE"/>
    <w:rsid w:val="00EC6618"/>
    <w:rsid w:val="00EF17CE"/>
    <w:rsid w:val="00EF7DF3"/>
    <w:rsid w:val="00F02567"/>
    <w:rsid w:val="00F060EA"/>
    <w:rsid w:val="00F132AB"/>
    <w:rsid w:val="00F233FF"/>
    <w:rsid w:val="00F23874"/>
    <w:rsid w:val="00F27156"/>
    <w:rsid w:val="00F3446D"/>
    <w:rsid w:val="00F602F4"/>
    <w:rsid w:val="00F62F70"/>
    <w:rsid w:val="00F66EA4"/>
    <w:rsid w:val="00F6769F"/>
    <w:rsid w:val="00F80B06"/>
    <w:rsid w:val="00F81D70"/>
    <w:rsid w:val="00F8279C"/>
    <w:rsid w:val="00F843EE"/>
    <w:rsid w:val="00FA6B99"/>
    <w:rsid w:val="00FB2C96"/>
    <w:rsid w:val="00FB69E4"/>
    <w:rsid w:val="00FC2962"/>
    <w:rsid w:val="00FC3AB5"/>
    <w:rsid w:val="00FD075D"/>
    <w:rsid w:val="00FD1AEB"/>
    <w:rsid w:val="00FD22B9"/>
    <w:rsid w:val="00FF327C"/>
    <w:rsid w:val="1555BFCE"/>
    <w:rsid w:val="27A29855"/>
    <w:rsid w:val="3CB315A3"/>
    <w:rsid w:val="5E40667A"/>
    <w:rsid w:val="75A669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9BFA"/>
  <w15:chartTrackingRefBased/>
  <w15:docId w15:val="{B8EBDBF3-17DD-464E-B6EF-A9AF1B8D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901483"/>
    <w:pPr>
      <w:keepNext/>
      <w:keepLines/>
      <w:spacing w:before="320" w:after="40" w:line="252" w:lineRule="auto"/>
      <w:jc w:val="center"/>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D63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Prrafodelista"/>
    <w:next w:val="Normal"/>
    <w:link w:val="Ttulo3Car"/>
    <w:autoRedefine/>
    <w:uiPriority w:val="9"/>
    <w:unhideWhenUsed/>
    <w:qFormat/>
    <w:rsid w:val="006678BC"/>
    <w:pPr>
      <w:numPr>
        <w:numId w:val="1"/>
      </w:numPr>
      <w:spacing w:before="120" w:after="120" w:line="252" w:lineRule="auto"/>
      <w:ind w:left="714" w:hanging="357"/>
      <w:jc w:val="both"/>
      <w:outlineLvl w:val="2"/>
    </w:pPr>
    <w:rPr>
      <w:i/>
      <w:iCs/>
    </w:rPr>
  </w:style>
  <w:style w:type="paragraph" w:styleId="Ttulo4">
    <w:name w:val="heading 4"/>
    <w:basedOn w:val="Normal"/>
    <w:next w:val="Normal"/>
    <w:link w:val="Ttulo4Car"/>
    <w:uiPriority w:val="9"/>
    <w:semiHidden/>
    <w:unhideWhenUsed/>
    <w:qFormat/>
    <w:rsid w:val="00D633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3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3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3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3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3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483"/>
    <w:rPr>
      <w:rFonts w:asciiTheme="majorHAnsi" w:eastAsiaTheme="majorEastAsia" w:hAnsiTheme="majorHAnsi" w:cstheme="majorBidi"/>
      <w:b/>
      <w:bCs/>
      <w:caps/>
      <w:spacing w:val="4"/>
      <w:sz w:val="28"/>
      <w:szCs w:val="28"/>
    </w:rPr>
  </w:style>
  <w:style w:type="character" w:customStyle="1" w:styleId="Ttulo3Car">
    <w:name w:val="Título 3 Car"/>
    <w:basedOn w:val="Fuentedeprrafopredeter"/>
    <w:link w:val="Ttulo3"/>
    <w:uiPriority w:val="9"/>
    <w:rsid w:val="006678BC"/>
    <w:rPr>
      <w:i/>
      <w:iCs/>
    </w:rPr>
  </w:style>
  <w:style w:type="paragraph" w:styleId="Prrafodelista">
    <w:name w:val="List Paragraph"/>
    <w:basedOn w:val="Normal"/>
    <w:uiPriority w:val="34"/>
    <w:qFormat/>
    <w:rsid w:val="006678BC"/>
    <w:pPr>
      <w:ind w:left="720"/>
      <w:contextualSpacing/>
    </w:pPr>
  </w:style>
  <w:style w:type="character" w:customStyle="1" w:styleId="Ttulo2Car">
    <w:name w:val="Título 2 Car"/>
    <w:basedOn w:val="Fuentedeprrafopredeter"/>
    <w:link w:val="Ttulo2"/>
    <w:uiPriority w:val="9"/>
    <w:semiHidden/>
    <w:rsid w:val="00D63364"/>
    <w:rPr>
      <w:rFonts w:asciiTheme="majorHAnsi" w:eastAsiaTheme="majorEastAsia" w:hAnsiTheme="majorHAnsi" w:cstheme="majorBidi"/>
      <w:color w:val="0F4761" w:themeColor="accent1" w:themeShade="BF"/>
      <w:sz w:val="32"/>
      <w:szCs w:val="32"/>
    </w:rPr>
  </w:style>
  <w:style w:type="character" w:customStyle="1" w:styleId="Ttulo4Car">
    <w:name w:val="Título 4 Car"/>
    <w:basedOn w:val="Fuentedeprrafopredeter"/>
    <w:link w:val="Ttulo4"/>
    <w:uiPriority w:val="9"/>
    <w:semiHidden/>
    <w:rsid w:val="00D633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3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3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33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3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364"/>
    <w:rPr>
      <w:rFonts w:eastAsiaTheme="majorEastAsia" w:cstheme="majorBidi"/>
      <w:color w:val="272727" w:themeColor="text1" w:themeTint="D8"/>
    </w:rPr>
  </w:style>
  <w:style w:type="paragraph" w:styleId="Ttulo">
    <w:name w:val="Title"/>
    <w:basedOn w:val="Normal"/>
    <w:next w:val="Normal"/>
    <w:link w:val="TtuloCar"/>
    <w:uiPriority w:val="10"/>
    <w:qFormat/>
    <w:rsid w:val="00D63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33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33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3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3364"/>
    <w:pPr>
      <w:spacing w:before="160"/>
      <w:jc w:val="center"/>
    </w:pPr>
    <w:rPr>
      <w:i/>
      <w:iCs/>
      <w:color w:val="404040" w:themeColor="text1" w:themeTint="BF"/>
    </w:rPr>
  </w:style>
  <w:style w:type="character" w:customStyle="1" w:styleId="CitaCar">
    <w:name w:val="Cita Car"/>
    <w:basedOn w:val="Fuentedeprrafopredeter"/>
    <w:link w:val="Cita"/>
    <w:uiPriority w:val="29"/>
    <w:rsid w:val="00D63364"/>
    <w:rPr>
      <w:i/>
      <w:iCs/>
      <w:color w:val="404040" w:themeColor="text1" w:themeTint="BF"/>
    </w:rPr>
  </w:style>
  <w:style w:type="character" w:styleId="nfasisintenso">
    <w:name w:val="Intense Emphasis"/>
    <w:basedOn w:val="Fuentedeprrafopredeter"/>
    <w:uiPriority w:val="21"/>
    <w:qFormat/>
    <w:rsid w:val="00D63364"/>
    <w:rPr>
      <w:i/>
      <w:iCs/>
      <w:color w:val="0F4761" w:themeColor="accent1" w:themeShade="BF"/>
    </w:rPr>
  </w:style>
  <w:style w:type="paragraph" w:styleId="Citadestacada">
    <w:name w:val="Intense Quote"/>
    <w:basedOn w:val="Normal"/>
    <w:next w:val="Normal"/>
    <w:link w:val="CitadestacadaCar"/>
    <w:uiPriority w:val="30"/>
    <w:qFormat/>
    <w:rsid w:val="00D63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364"/>
    <w:rPr>
      <w:i/>
      <w:iCs/>
      <w:color w:val="0F4761" w:themeColor="accent1" w:themeShade="BF"/>
    </w:rPr>
  </w:style>
  <w:style w:type="character" w:styleId="Referenciaintensa">
    <w:name w:val="Intense Reference"/>
    <w:basedOn w:val="Fuentedeprrafopredeter"/>
    <w:uiPriority w:val="32"/>
    <w:qFormat/>
    <w:rsid w:val="00D63364"/>
    <w:rPr>
      <w:b/>
      <w:bCs/>
      <w:smallCaps/>
      <w:color w:val="0F4761" w:themeColor="accent1" w:themeShade="BF"/>
      <w:spacing w:val="5"/>
    </w:rPr>
  </w:style>
  <w:style w:type="paragraph" w:styleId="Textocomentario">
    <w:name w:val="annotation text"/>
    <w:basedOn w:val="Normal"/>
    <w:link w:val="TextocomentarioCar"/>
    <w:uiPriority w:val="99"/>
    <w:semiHidden/>
    <w:unhideWhenUsed/>
    <w:rsid w:val="009664A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664AD"/>
    <w:rPr>
      <w:sz w:val="20"/>
      <w:szCs w:val="20"/>
    </w:rPr>
  </w:style>
  <w:style w:type="character" w:styleId="Refdecomentario">
    <w:name w:val="annotation reference"/>
    <w:basedOn w:val="Fuentedeprrafopredeter"/>
    <w:uiPriority w:val="99"/>
    <w:semiHidden/>
    <w:unhideWhenUsed/>
    <w:rsid w:val="009664AD"/>
    <w:rPr>
      <w:sz w:val="16"/>
      <w:szCs w:val="16"/>
    </w:rPr>
  </w:style>
  <w:style w:type="paragraph" w:styleId="Revisin">
    <w:name w:val="Revision"/>
    <w:hidden/>
    <w:uiPriority w:val="99"/>
    <w:semiHidden/>
    <w:rsid w:val="000B5E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6</Pages>
  <Words>1143</Words>
  <Characters>5554</Characters>
  <Application>Microsoft Office Word</Application>
  <DocSecurity>0</DocSecurity>
  <Lines>149</Lines>
  <Paragraphs>101</Paragraphs>
  <ScaleCrop>false</ScaleCrop>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Utreras</dc:creator>
  <cp:keywords/>
  <dc:description/>
  <cp:lastModifiedBy>Camila Utreras</cp:lastModifiedBy>
  <cp:revision>68</cp:revision>
  <dcterms:created xsi:type="dcterms:W3CDTF">2026-02-27T13:37:00Z</dcterms:created>
  <dcterms:modified xsi:type="dcterms:W3CDTF">2026-03-12T12:12:00Z</dcterms:modified>
</cp:coreProperties>
</file>